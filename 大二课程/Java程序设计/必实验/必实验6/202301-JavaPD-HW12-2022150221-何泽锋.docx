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8F347" w14:textId="77777777" w:rsidR="0079253E" w:rsidRDefault="0079253E"/>
    <w:p w14:paraId="0349A936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3BED3BDB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171E2617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7AA80F8D" w14:textId="77777777" w:rsidR="0079253E" w:rsidRDefault="0079253E">
      <w:pPr>
        <w:rPr>
          <w:b/>
          <w:bCs/>
          <w:sz w:val="28"/>
          <w:szCs w:val="28"/>
        </w:rPr>
      </w:pPr>
    </w:p>
    <w:p w14:paraId="1C699434" w14:textId="50974BAB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64790B" w:rsidRPr="0064790B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64790B" w:rsidRPr="0064790B">
        <w:rPr>
          <w:rFonts w:cs="宋体"/>
          <w:b/>
          <w:bCs/>
          <w:sz w:val="28"/>
          <w:szCs w:val="28"/>
          <w:u w:val="single"/>
        </w:rPr>
        <w:t xml:space="preserve">             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19674BA9" w14:textId="77777777" w:rsidR="0079253E" w:rsidRDefault="0079253E">
      <w:pPr>
        <w:rPr>
          <w:b/>
          <w:bCs/>
          <w:sz w:val="28"/>
          <w:szCs w:val="28"/>
        </w:rPr>
      </w:pPr>
    </w:p>
    <w:p w14:paraId="2ACE51C9" w14:textId="103E61F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64790B">
        <w:rPr>
          <w:rFonts w:cs="宋体"/>
          <w:b/>
          <w:bCs/>
          <w:sz w:val="28"/>
          <w:szCs w:val="28"/>
          <w:u w:val="single"/>
        </w:rPr>
        <w:t xml:space="preserve">   </w:t>
      </w:r>
      <w:r w:rsidR="007079A6" w:rsidRPr="007079A6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7079A6" w:rsidRPr="007079A6">
        <w:rPr>
          <w:rFonts w:cs="宋体" w:hint="eastAsia"/>
          <w:b/>
          <w:bCs/>
          <w:sz w:val="28"/>
          <w:szCs w:val="28"/>
          <w:u w:val="single"/>
        </w:rPr>
        <w:t xml:space="preserve">6 </w:t>
      </w:r>
      <w:r w:rsidR="007079A6" w:rsidRPr="007079A6">
        <w:rPr>
          <w:rFonts w:cs="宋体" w:hint="eastAsia"/>
          <w:b/>
          <w:bCs/>
          <w:sz w:val="28"/>
          <w:szCs w:val="28"/>
          <w:u w:val="single"/>
        </w:rPr>
        <w:t>网络编程应用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4824591F" w14:textId="77777777" w:rsidR="0079253E" w:rsidRDefault="0079253E">
      <w:pPr>
        <w:rPr>
          <w:b/>
          <w:bCs/>
          <w:sz w:val="28"/>
          <w:szCs w:val="28"/>
        </w:rPr>
      </w:pPr>
    </w:p>
    <w:p w14:paraId="357BD095" w14:textId="512B0074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="0064790B">
        <w:rPr>
          <w:b/>
          <w:bCs/>
          <w:color w:val="000000"/>
          <w:sz w:val="28"/>
          <w:szCs w:val="28"/>
          <w:u w:val="single"/>
        </w:rPr>
        <w:t xml:space="preserve">       </w:t>
      </w:r>
      <w:r w:rsidR="00AB37AF">
        <w:rPr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69FDA131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421DD66D" w14:textId="237CA6DE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 w:rsidR="0064790B">
        <w:rPr>
          <w:rFonts w:hint="eastAsia"/>
          <w:b/>
          <w:bCs/>
          <w:color w:val="000000"/>
          <w:sz w:val="28"/>
          <w:szCs w:val="28"/>
          <w:u w:val="single"/>
        </w:rPr>
        <w:t>计算机科学与技术（创新班）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 w14:paraId="0DB7F695" w14:textId="77777777" w:rsidR="0079253E" w:rsidRDefault="0079253E">
      <w:pPr>
        <w:rPr>
          <w:b/>
          <w:bCs/>
          <w:sz w:val="28"/>
          <w:szCs w:val="28"/>
        </w:rPr>
      </w:pPr>
    </w:p>
    <w:p w14:paraId="657B6394" w14:textId="3F67A5E3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 w:rsidR="00AB37AF">
        <w:rPr>
          <w:rFonts w:cs="宋体" w:hint="eastAsia"/>
          <w:b/>
          <w:bCs/>
          <w:sz w:val="28"/>
          <w:szCs w:val="28"/>
          <w:u w:val="single"/>
        </w:rPr>
        <w:t>：</w:t>
      </w:r>
      <w:r w:rsidR="0064790B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64790B">
        <w:rPr>
          <w:rFonts w:cs="宋体"/>
          <w:b/>
          <w:bCs/>
          <w:sz w:val="28"/>
          <w:szCs w:val="28"/>
          <w:u w:val="single"/>
        </w:rPr>
        <w:t xml:space="preserve">                </w:t>
      </w:r>
      <w:r w:rsidR="00AB37AF">
        <w:rPr>
          <w:rFonts w:cs="宋体" w:hint="eastAsia"/>
          <w:b/>
          <w:bCs/>
          <w:sz w:val="28"/>
          <w:szCs w:val="28"/>
          <w:u w:val="single"/>
        </w:rPr>
        <w:t>姚俊梅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49A82079" w14:textId="77777777" w:rsidR="0079253E" w:rsidRDefault="0079253E">
      <w:pPr>
        <w:rPr>
          <w:b/>
          <w:bCs/>
          <w:sz w:val="28"/>
          <w:szCs w:val="28"/>
        </w:rPr>
      </w:pPr>
    </w:p>
    <w:p w14:paraId="51F29786" w14:textId="5F530373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64790B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proofErr w:type="gramStart"/>
      <w:r w:rsidR="0064790B">
        <w:rPr>
          <w:rFonts w:cs="宋体" w:hint="eastAsia"/>
          <w:b/>
          <w:bCs/>
          <w:color w:val="000000"/>
          <w:sz w:val="28"/>
          <w:szCs w:val="28"/>
          <w:u w:val="single"/>
        </w:rPr>
        <w:t>何泽锋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64790B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64790B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2</w:t>
      </w:r>
      <w:r w:rsidR="0064790B">
        <w:rPr>
          <w:rFonts w:cs="宋体"/>
          <w:b/>
          <w:bCs/>
          <w:color w:val="000000"/>
          <w:sz w:val="28"/>
          <w:szCs w:val="28"/>
          <w:u w:val="single"/>
        </w:rPr>
        <w:t>022150221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64790B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64790B">
        <w:rPr>
          <w:rFonts w:cs="宋体" w:hint="eastAsia"/>
          <w:b/>
          <w:bCs/>
          <w:color w:val="000000"/>
          <w:sz w:val="28"/>
          <w:szCs w:val="28"/>
          <w:u w:val="single"/>
        </w:rPr>
        <w:t>高性能特色班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 w14:paraId="62ABDA27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75DCE846" w14:textId="6C922E6D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8D123C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8D123C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8D123C">
        <w:rPr>
          <w:rFonts w:cs="宋体" w:hint="eastAsia"/>
          <w:b/>
          <w:bCs/>
          <w:color w:val="000000"/>
          <w:sz w:val="28"/>
          <w:szCs w:val="28"/>
          <w:u w:val="single"/>
        </w:rPr>
        <w:t>25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2A5BB7">
        <w:rPr>
          <w:rFonts w:cs="宋体" w:hint="eastAsia"/>
          <w:b/>
          <w:bCs/>
          <w:color w:val="000000"/>
          <w:sz w:val="28"/>
          <w:szCs w:val="28"/>
          <w:u w:val="single"/>
        </w:rPr>
        <w:t>一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  <w:r w:rsidR="000170AB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0E0E20">
        <w:rPr>
          <w:rFonts w:cs="宋体"/>
          <w:b/>
          <w:bCs/>
          <w:color w:val="000000"/>
          <w:sz w:val="28"/>
          <w:szCs w:val="28"/>
          <w:u w:val="single"/>
        </w:rPr>
        <w:t>4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0E0E20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0E0E20">
        <w:rPr>
          <w:rFonts w:cs="宋体"/>
          <w:b/>
          <w:bCs/>
          <w:color w:val="000000"/>
          <w:sz w:val="28"/>
          <w:szCs w:val="28"/>
          <w:u w:val="single"/>
        </w:rPr>
        <w:t>7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0E0E20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</w:p>
    <w:p w14:paraId="36C7CB07" w14:textId="77777777" w:rsidR="0079253E" w:rsidRPr="000234A3" w:rsidRDefault="0079253E">
      <w:pPr>
        <w:rPr>
          <w:b/>
          <w:bCs/>
          <w:color w:val="FF0000"/>
          <w:sz w:val="28"/>
          <w:szCs w:val="28"/>
        </w:rPr>
      </w:pPr>
    </w:p>
    <w:p w14:paraId="29C4A04A" w14:textId="7E66D2B5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bookmarkStart w:id="0" w:name="_GoBack"/>
      <w:bookmarkEnd w:id="0"/>
      <w:r w:rsidR="006731D8">
        <w:rPr>
          <w:rFonts w:hint="eastAsia"/>
          <w:b/>
          <w:bCs/>
          <w:color w:val="000000"/>
          <w:sz w:val="28"/>
          <w:szCs w:val="28"/>
          <w:u w:val="single"/>
        </w:rPr>
        <w:t>2023</w:t>
      </w:r>
      <w:r w:rsidR="006731D8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6731D8">
        <w:rPr>
          <w:rFonts w:hint="eastAsia"/>
          <w:b/>
          <w:bCs/>
          <w:color w:val="000000"/>
          <w:sz w:val="28"/>
          <w:szCs w:val="28"/>
          <w:u w:val="single"/>
        </w:rPr>
        <w:t>12</w:t>
      </w:r>
      <w:r w:rsidR="006731D8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6731D8">
        <w:rPr>
          <w:rFonts w:hint="eastAsia"/>
          <w:b/>
          <w:bCs/>
          <w:color w:val="000000"/>
          <w:sz w:val="28"/>
          <w:szCs w:val="28"/>
          <w:u w:val="single"/>
        </w:rPr>
        <w:t>27</w:t>
      </w:r>
      <w:r w:rsidR="006731D8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</w:t>
      </w:r>
    </w:p>
    <w:p w14:paraId="7745FB11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52BDA041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65CC1982" w14:textId="77777777">
        <w:trPr>
          <w:trHeight w:val="4920"/>
        </w:trPr>
        <w:tc>
          <w:tcPr>
            <w:tcW w:w="8220" w:type="dxa"/>
          </w:tcPr>
          <w:p w14:paraId="4FB9B8CD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22F36C7D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E6593A" w:rsidRPr="00E6593A">
              <w:rPr>
                <w:rFonts w:hint="eastAsia"/>
              </w:rPr>
              <w:t>掌握网络通信协议及相关程序设计。</w:t>
            </w:r>
          </w:p>
          <w:p w14:paraId="6F95ACFB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5C1A1484" w14:textId="77777777" w:rsidR="008A0305" w:rsidRDefault="008A0305" w:rsidP="00064D62">
            <w:pPr>
              <w:ind w:firstLine="435"/>
              <w:rPr>
                <w:rFonts w:cs="宋体"/>
                <w:bCs/>
              </w:rPr>
            </w:pPr>
            <w:r w:rsidRPr="00FD1E17">
              <w:rPr>
                <w:rFonts w:hint="eastAsia"/>
              </w:rPr>
              <w:t>(</w:t>
            </w:r>
            <w:r>
              <w:rPr>
                <w:rFonts w:hint="eastAsia"/>
              </w:rPr>
              <w:t>1</w:t>
            </w:r>
            <w:r w:rsidRPr="00FD1E17">
              <w:rPr>
                <w:rFonts w:hint="eastAsia"/>
              </w:rPr>
              <w:t xml:space="preserve">). </w:t>
            </w:r>
            <w:r>
              <w:rPr>
                <w:rFonts w:cs="宋体" w:hint="eastAsia"/>
                <w:bCs/>
              </w:rPr>
              <w:t>运行第</w:t>
            </w:r>
            <w:r>
              <w:rPr>
                <w:rFonts w:cs="宋体" w:hint="eastAsia"/>
                <w:bCs/>
              </w:rPr>
              <w:t>11</w:t>
            </w:r>
            <w:r>
              <w:rPr>
                <w:rFonts w:cs="宋体" w:hint="eastAsia"/>
                <w:bCs/>
              </w:rPr>
              <w:t>章</w:t>
            </w:r>
            <w:r>
              <w:rPr>
                <w:rFonts w:cs="宋体" w:hint="eastAsia"/>
                <w:bCs/>
              </w:rPr>
              <w:t>PPT</w:t>
            </w:r>
            <w:r>
              <w:rPr>
                <w:rFonts w:cs="宋体" w:hint="eastAsia"/>
                <w:bCs/>
              </w:rPr>
              <w:t>中</w:t>
            </w:r>
            <w:r>
              <w:rPr>
                <w:rFonts w:cs="宋体" w:hint="eastAsia"/>
                <w:bCs/>
              </w:rPr>
              <w:t xml:space="preserve"> P</w:t>
            </w:r>
            <w:r w:rsidR="00074739">
              <w:rPr>
                <w:rFonts w:cs="宋体" w:hint="eastAsia"/>
                <w:bCs/>
              </w:rPr>
              <w:t>64</w:t>
            </w:r>
            <w:r>
              <w:rPr>
                <w:rFonts w:cs="宋体" w:hint="eastAsia"/>
                <w:bCs/>
              </w:rPr>
              <w:t>-</w:t>
            </w:r>
            <w:r w:rsidR="00074739">
              <w:rPr>
                <w:rFonts w:cs="宋体" w:hint="eastAsia"/>
                <w:bCs/>
              </w:rPr>
              <w:t>7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的程序，给</w:t>
            </w:r>
            <w:r w:rsidR="00074739">
              <w:rPr>
                <w:rFonts w:cs="宋体" w:hint="eastAsia"/>
                <w:bCs/>
              </w:rPr>
              <w:t>与</w:t>
            </w:r>
            <w:r w:rsidR="00074739" w:rsidRPr="00074739">
              <w:rPr>
                <w:rFonts w:cs="宋体" w:hint="eastAsia"/>
                <w:bCs/>
                <w:color w:val="FF0000"/>
              </w:rPr>
              <w:t>数据报通信相关的</w:t>
            </w:r>
            <w:r w:rsidRPr="00074739">
              <w:rPr>
                <w:rFonts w:cs="宋体" w:hint="eastAsia"/>
                <w:bCs/>
                <w:color w:val="FF0000"/>
              </w:rPr>
              <w:t>代码</w:t>
            </w:r>
            <w:r w:rsidR="00074739">
              <w:rPr>
                <w:rFonts w:cs="宋体" w:hint="eastAsia"/>
                <w:bCs/>
              </w:rPr>
              <w:t>加上详细注释</w:t>
            </w:r>
            <w:r w:rsidR="00161077">
              <w:rPr>
                <w:rFonts w:cs="宋体" w:hint="eastAsia"/>
                <w:bCs/>
              </w:rPr>
              <w:t>（</w:t>
            </w:r>
            <w:r w:rsidR="00161077" w:rsidRPr="00161077">
              <w:rPr>
                <w:rFonts w:cs="宋体" w:hint="eastAsia"/>
                <w:bCs/>
                <w:color w:val="FF0000"/>
              </w:rPr>
              <w:t>报告中截图只需要这部分和运行结果</w:t>
            </w:r>
            <w:r w:rsidR="00161077">
              <w:rPr>
                <w:rFonts w:cs="宋体" w:hint="eastAsia"/>
                <w:bCs/>
              </w:rPr>
              <w:t>）</w:t>
            </w:r>
            <w:r w:rsidR="00074739">
              <w:rPr>
                <w:rFonts w:cs="宋体" w:hint="eastAsia"/>
                <w:bCs/>
              </w:rPr>
              <w:t>，并对数据报通信</w:t>
            </w:r>
            <w:r>
              <w:rPr>
                <w:rFonts w:cs="宋体" w:hint="eastAsia"/>
                <w:bCs/>
              </w:rPr>
              <w:t>流程进行介绍。</w:t>
            </w:r>
            <w:r w:rsidRPr="00B02487">
              <w:rPr>
                <w:rFonts w:cs="宋体" w:hint="eastAsia"/>
                <w:bCs/>
              </w:rPr>
              <w:t>（</w:t>
            </w:r>
            <w:r>
              <w:rPr>
                <w:rFonts w:cs="宋体" w:hint="eastAsia"/>
                <w:bCs/>
              </w:rPr>
              <w:t>20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6F91E531" w14:textId="77777777" w:rsidR="008A0305" w:rsidRDefault="008A0305" w:rsidP="008A0305"/>
          <w:p w14:paraId="4B126F74" w14:textId="4025806B" w:rsidR="0026069B" w:rsidRPr="00FD1E17" w:rsidRDefault="0026069B" w:rsidP="00064D62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hint="eastAsia"/>
              </w:rPr>
              <w:t>(</w:t>
            </w:r>
            <w:r w:rsidR="008A0305">
              <w:rPr>
                <w:rFonts w:hint="eastAsia"/>
              </w:rPr>
              <w:t>2</w:t>
            </w:r>
            <w:r w:rsidRPr="00FD1E17">
              <w:rPr>
                <w:rFonts w:hint="eastAsia"/>
              </w:rPr>
              <w:t xml:space="preserve">). </w:t>
            </w:r>
            <w:r w:rsidRPr="00FD1E17">
              <w:rPr>
                <w:rFonts w:ascii="宋体" w:hAnsi="宋体" w:hint="eastAsia"/>
              </w:rPr>
              <w:t>利用</w:t>
            </w:r>
            <w:r w:rsidR="00045E18" w:rsidRPr="00161077">
              <w:rPr>
                <w:rFonts w:ascii="宋体" w:hAnsi="宋体" w:hint="eastAsia"/>
                <w:color w:val="FF0000"/>
              </w:rPr>
              <w:t>套接字通信</w:t>
            </w:r>
            <w:r w:rsidRPr="00161077">
              <w:rPr>
                <w:rFonts w:ascii="宋体" w:hAnsi="宋体" w:hint="eastAsia"/>
                <w:color w:val="FF0000"/>
              </w:rPr>
              <w:t>方式</w:t>
            </w:r>
            <w:r w:rsidRPr="00FD1E17">
              <w:rPr>
                <w:rFonts w:ascii="宋体" w:hAnsi="宋体" w:hint="eastAsia"/>
              </w:rPr>
              <w:t>编写</w:t>
            </w:r>
            <w:r w:rsidR="004E6971">
              <w:rPr>
                <w:rFonts w:ascii="宋体" w:hAnsi="宋体" w:hint="eastAsia"/>
              </w:rPr>
              <w:t>一个</w:t>
            </w:r>
            <w:r w:rsidRPr="00FD1E17">
              <w:rPr>
                <w:rFonts w:ascii="宋体" w:hAnsi="宋体" w:hint="eastAsia"/>
              </w:rPr>
              <w:t>程序，该程序生成两个客户端，一个服务器端，两个客户端可以</w:t>
            </w:r>
            <w:r w:rsidR="00045E18">
              <w:rPr>
                <w:rFonts w:ascii="宋体" w:hAnsi="宋体" w:hint="eastAsia"/>
              </w:rPr>
              <w:t>通过服务器</w:t>
            </w:r>
            <w:r w:rsidRPr="00FD1E17">
              <w:rPr>
                <w:rFonts w:ascii="宋体" w:hAnsi="宋体" w:hint="eastAsia"/>
              </w:rPr>
              <w:t>相互进行简短的文字交流</w:t>
            </w:r>
            <w:r w:rsidR="004E6971">
              <w:rPr>
                <w:rFonts w:ascii="宋体" w:hAnsi="宋体" w:hint="eastAsia"/>
              </w:rPr>
              <w:t>。</w:t>
            </w:r>
            <w:r w:rsidRPr="00FD1E17">
              <w:rPr>
                <w:rFonts w:ascii="宋体" w:hAnsi="宋体" w:hint="eastAsia"/>
              </w:rPr>
              <w:t>在报告中附上程序截图、完整</w:t>
            </w:r>
            <w:r w:rsidRPr="00FD1E17">
              <w:rPr>
                <w:rFonts w:ascii="宋体" w:hAnsi="宋体" w:cs="宋体"/>
              </w:rPr>
              <w:t>的运行结果</w:t>
            </w:r>
            <w:r w:rsidRPr="00FD1E17">
              <w:rPr>
                <w:rFonts w:ascii="宋体" w:hAnsi="宋体" w:hint="eastAsia"/>
              </w:rPr>
              <w:t>和简要文字说明</w:t>
            </w:r>
            <w:r w:rsidR="004E6971">
              <w:rPr>
                <w:rFonts w:ascii="宋体" w:hAnsi="宋体" w:hint="eastAsia"/>
              </w:rPr>
              <w:t>，文字说明需要包含对套接字通信流程的介绍</w:t>
            </w:r>
            <w:r w:rsidRPr="00FD1E17">
              <w:rPr>
                <w:rFonts w:ascii="宋体" w:hAnsi="宋体" w:hint="eastAsia"/>
              </w:rPr>
              <w:t>。（</w:t>
            </w:r>
            <w:r w:rsidR="008A0305">
              <w:rPr>
                <w:rFonts w:hint="eastAsia"/>
              </w:rPr>
              <w:t>6</w:t>
            </w:r>
            <w:r w:rsidR="007D74E2">
              <w:rPr>
                <w:rFonts w:hint="eastAsia"/>
              </w:rPr>
              <w:t>0</w:t>
            </w:r>
            <w:r w:rsidRPr="00FD1E17">
              <w:rPr>
                <w:rFonts w:ascii="宋体" w:hAnsi="宋体" w:cs="宋体"/>
              </w:rPr>
              <w:t>分</w:t>
            </w:r>
            <w:r w:rsidR="00064D62" w:rsidRPr="00FD1E17">
              <w:rPr>
                <w:rFonts w:ascii="宋体" w:hAnsi="宋体" w:cs="宋体" w:hint="eastAsia"/>
              </w:rPr>
              <w:t>：</w:t>
            </w:r>
            <w:r w:rsidR="00045E18" w:rsidRPr="00FD1E17">
              <w:rPr>
                <w:rFonts w:ascii="宋体" w:hAnsi="宋体" w:cs="宋体" w:hint="eastAsia"/>
              </w:rPr>
              <w:t xml:space="preserve"> </w:t>
            </w:r>
            <w:r w:rsidR="00045E18">
              <w:rPr>
                <w:rFonts w:ascii="宋体" w:hAnsi="宋体" w:cs="宋体" w:hint="eastAsia"/>
              </w:rPr>
              <w:t>套接字连接</w:t>
            </w:r>
            <w:r w:rsidR="00064D62" w:rsidRPr="00FD1E17">
              <w:rPr>
                <w:rFonts w:ascii="宋体" w:hAnsi="宋体" w:cs="宋体" w:hint="eastAsia"/>
              </w:rPr>
              <w:t>5分</w:t>
            </w:r>
            <w:r w:rsidR="001C796B">
              <w:rPr>
                <w:rFonts w:ascii="宋体" w:hAnsi="宋体" w:cs="宋体" w:hint="eastAsia"/>
              </w:rPr>
              <w:t>（如用</w:t>
            </w:r>
            <w:r w:rsidR="00045E18" w:rsidRPr="00FD1E17">
              <w:rPr>
                <w:rFonts w:ascii="宋体" w:hAnsi="宋体" w:cs="宋体" w:hint="eastAsia"/>
              </w:rPr>
              <w:t>数据报通信</w:t>
            </w:r>
            <w:r w:rsidR="001C796B">
              <w:rPr>
                <w:rFonts w:ascii="宋体" w:hAnsi="宋体" w:cs="宋体" w:hint="eastAsia"/>
              </w:rPr>
              <w:t>扣5分）</w:t>
            </w:r>
            <w:r w:rsidR="00064D62" w:rsidRPr="00FD1E17">
              <w:rPr>
                <w:rFonts w:ascii="宋体" w:hAnsi="宋体" w:cs="宋体" w:hint="eastAsia"/>
              </w:rPr>
              <w:t>，两个客户端</w:t>
            </w:r>
            <w:r w:rsidR="007D74E2">
              <w:rPr>
                <w:rFonts w:ascii="宋体" w:hAnsi="宋体" w:cs="宋体" w:hint="eastAsia"/>
              </w:rPr>
              <w:t>10</w:t>
            </w:r>
            <w:r w:rsidR="00064D62" w:rsidRPr="00FD1E17">
              <w:rPr>
                <w:rFonts w:ascii="宋体" w:hAnsi="宋体" w:cs="宋体" w:hint="eastAsia"/>
              </w:rPr>
              <w:t>分，一个服务器端</w:t>
            </w:r>
            <w:r w:rsidR="005219BA">
              <w:rPr>
                <w:rFonts w:ascii="宋体" w:hAnsi="宋体" w:cs="宋体" w:hint="eastAsia"/>
              </w:rPr>
              <w:t>5</w:t>
            </w:r>
            <w:r w:rsidR="00064D62" w:rsidRPr="00FD1E17">
              <w:rPr>
                <w:rFonts w:ascii="宋体" w:hAnsi="宋体" w:cs="宋体" w:hint="eastAsia"/>
              </w:rPr>
              <w:t>分，实现文字交流10分，程序注释和截图</w:t>
            </w:r>
            <w:r w:rsidR="007D74E2">
              <w:rPr>
                <w:rFonts w:ascii="宋体" w:hAnsi="宋体" w:cs="宋体" w:hint="eastAsia"/>
              </w:rPr>
              <w:t>10</w:t>
            </w:r>
            <w:r w:rsidR="00064D62" w:rsidRPr="00FD1E17">
              <w:rPr>
                <w:rFonts w:ascii="宋体" w:hAnsi="宋体" w:cs="宋体" w:hint="eastAsia"/>
              </w:rPr>
              <w:t>分，运行结果截图</w:t>
            </w:r>
            <w:r w:rsidR="007D74E2">
              <w:rPr>
                <w:rFonts w:ascii="宋体" w:hAnsi="宋体" w:cs="宋体" w:hint="eastAsia"/>
              </w:rPr>
              <w:t>1</w:t>
            </w:r>
            <w:r w:rsidR="00EE3163">
              <w:rPr>
                <w:rFonts w:ascii="宋体" w:hAnsi="宋体" w:cs="宋体" w:hint="eastAsia"/>
              </w:rPr>
              <w:t>0</w:t>
            </w:r>
            <w:r w:rsidR="00064D62" w:rsidRPr="00FD1E17">
              <w:rPr>
                <w:rFonts w:ascii="宋体" w:hAnsi="宋体" w:cs="宋体" w:hint="eastAsia"/>
              </w:rPr>
              <w:t>分，文字说明</w:t>
            </w:r>
            <w:r w:rsidR="007D74E2">
              <w:rPr>
                <w:rFonts w:ascii="宋体" w:hAnsi="宋体" w:cs="宋体" w:hint="eastAsia"/>
              </w:rPr>
              <w:t>10</w:t>
            </w:r>
            <w:r w:rsidR="00064D62" w:rsidRPr="00FD1E17">
              <w:rPr>
                <w:rFonts w:ascii="宋体" w:hAnsi="宋体" w:cs="宋体" w:hint="eastAsia"/>
              </w:rPr>
              <w:t>分</w:t>
            </w:r>
            <w:r w:rsidRPr="00FD1E17">
              <w:rPr>
                <w:rFonts w:ascii="宋体" w:hAnsi="宋体" w:hint="eastAsia"/>
              </w:rPr>
              <w:t>）</w:t>
            </w:r>
          </w:p>
          <w:p w14:paraId="1D4A894A" w14:textId="77777777" w:rsidR="00A733C6" w:rsidRDefault="00A733C6" w:rsidP="00A733C6">
            <w:pPr>
              <w:ind w:firstLine="435"/>
              <w:rPr>
                <w:rFonts w:ascii="宋体" w:hAnsi="宋体" w:cs="宋体"/>
              </w:rPr>
            </w:pPr>
          </w:p>
          <w:p w14:paraId="4F818EAF" w14:textId="77777777" w:rsidR="005E54B1" w:rsidRPr="00AE0E31" w:rsidRDefault="005E54B1" w:rsidP="005E54B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384BAF42" w14:textId="77777777" w:rsidR="005E54B1" w:rsidRDefault="005E54B1" w:rsidP="005E54B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4A8F4F18" w14:textId="77777777" w:rsidR="00A15538" w:rsidRDefault="00A15538" w:rsidP="00A15538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76DA1692" w14:textId="77777777" w:rsidR="00A15538" w:rsidRDefault="00A15538" w:rsidP="00A15538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 w:rsidR="00F26A9B" w:rsidRPr="00F26A9B">
              <w:rPr>
                <w:rFonts w:cs="宋体" w:hint="eastAsia"/>
                <w:b/>
                <w:bCs/>
                <w:color w:val="FF0000"/>
                <w:highlight w:val="yellow"/>
              </w:rPr>
              <w:t>不</w:t>
            </w:r>
            <w:r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cs="宋体" w:hint="eastAsia"/>
              </w:rPr>
              <w:t>。</w:t>
            </w:r>
          </w:p>
          <w:p w14:paraId="27A0CA7D" w14:textId="77777777" w:rsidR="00A15538" w:rsidRDefault="00A15538" w:rsidP="00A15538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>
              <w:t>3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5E84E32B" w14:textId="77777777" w:rsidR="00A15538" w:rsidRDefault="00A15538" w:rsidP="00A15538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4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2B0BC695" w14:textId="77777777" w:rsidR="00A15538" w:rsidRDefault="00A15538" w:rsidP="00A15538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7DCE136C" w14:textId="77777777" w:rsidR="0079253E" w:rsidRDefault="00A15538" w:rsidP="00A15538">
            <w:pPr>
              <w:ind w:firstLineChars="150" w:firstLine="315"/>
            </w:pPr>
            <w:r w:rsidRPr="009125E4">
              <w:rPr>
                <w:rFonts w:ascii="宋体" w:hAnsi="宋体" w:hint="eastAsia"/>
              </w:rPr>
              <w:t>（</w:t>
            </w:r>
            <w:r>
              <w:t>6</w:t>
            </w:r>
            <w:r w:rsidRPr="009125E4">
              <w:rPr>
                <w:rFonts w:ascii="宋体" w:hAnsi="宋体" w:hint="eastAsia"/>
              </w:rPr>
              <w:t>）延迟提交</w:t>
            </w:r>
            <w:r>
              <w:rPr>
                <w:rFonts w:ascii="宋体" w:hAnsi="宋体" w:hint="eastAsia"/>
              </w:rPr>
              <w:t>酌情扣分，期末考试阶段补交无效。</w:t>
            </w:r>
          </w:p>
        </w:tc>
      </w:tr>
    </w:tbl>
    <w:p w14:paraId="61FB730E" w14:textId="77777777"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2FAFD00B" w14:textId="77777777">
        <w:trPr>
          <w:trHeight w:val="7635"/>
        </w:trPr>
        <w:tc>
          <w:tcPr>
            <w:tcW w:w="8220" w:type="dxa"/>
          </w:tcPr>
          <w:p w14:paraId="3CAB3C72" w14:textId="77777777" w:rsidR="00BE5A60" w:rsidRDefault="00BE5A60" w:rsidP="00BE5A60">
            <w:pPr>
              <w:ind w:firstLine="435"/>
              <w:rPr>
                <w:rFonts w:cs="宋体"/>
                <w:bCs/>
              </w:rPr>
            </w:pPr>
            <w:r w:rsidRPr="00FD1E17">
              <w:rPr>
                <w:rFonts w:hint="eastAsia"/>
              </w:rPr>
              <w:t>(</w:t>
            </w:r>
            <w:r>
              <w:rPr>
                <w:rFonts w:hint="eastAsia"/>
              </w:rPr>
              <w:t>1</w:t>
            </w:r>
            <w:r w:rsidRPr="00FD1E17">
              <w:rPr>
                <w:rFonts w:hint="eastAsia"/>
              </w:rPr>
              <w:t xml:space="preserve">). </w:t>
            </w:r>
            <w:r>
              <w:rPr>
                <w:rFonts w:cs="宋体" w:hint="eastAsia"/>
                <w:bCs/>
              </w:rPr>
              <w:t>运行第</w:t>
            </w:r>
            <w:r>
              <w:rPr>
                <w:rFonts w:cs="宋体" w:hint="eastAsia"/>
                <w:bCs/>
              </w:rPr>
              <w:t>11</w:t>
            </w:r>
            <w:r>
              <w:rPr>
                <w:rFonts w:cs="宋体" w:hint="eastAsia"/>
                <w:bCs/>
              </w:rPr>
              <w:t>章</w:t>
            </w:r>
            <w:r>
              <w:rPr>
                <w:rFonts w:cs="宋体" w:hint="eastAsia"/>
                <w:bCs/>
              </w:rPr>
              <w:t>PPT</w:t>
            </w:r>
            <w:r>
              <w:rPr>
                <w:rFonts w:cs="宋体" w:hint="eastAsia"/>
                <w:bCs/>
              </w:rPr>
              <w:t>中</w:t>
            </w:r>
            <w:r>
              <w:rPr>
                <w:rFonts w:cs="宋体" w:hint="eastAsia"/>
                <w:bCs/>
              </w:rPr>
              <w:t xml:space="preserve"> P64-71</w:t>
            </w:r>
            <w:r>
              <w:rPr>
                <w:rFonts w:cs="宋体" w:hint="eastAsia"/>
                <w:bCs/>
              </w:rPr>
              <w:t>的程序，给与</w:t>
            </w:r>
            <w:r w:rsidRPr="00074739">
              <w:rPr>
                <w:rFonts w:cs="宋体" w:hint="eastAsia"/>
                <w:bCs/>
                <w:color w:val="FF0000"/>
              </w:rPr>
              <w:t>数据报通信相关的代码</w:t>
            </w:r>
            <w:r>
              <w:rPr>
                <w:rFonts w:cs="宋体" w:hint="eastAsia"/>
                <w:bCs/>
              </w:rPr>
              <w:t>加上详细注释（</w:t>
            </w:r>
            <w:r w:rsidRPr="00161077">
              <w:rPr>
                <w:rFonts w:cs="宋体" w:hint="eastAsia"/>
                <w:bCs/>
                <w:color w:val="FF0000"/>
              </w:rPr>
              <w:t>报告中截图只需要这部分和运行结果</w:t>
            </w:r>
            <w:r>
              <w:rPr>
                <w:rFonts w:cs="宋体" w:hint="eastAsia"/>
                <w:bCs/>
              </w:rPr>
              <w:t>），并对数据报通信流程进行介绍。</w:t>
            </w:r>
            <w:r w:rsidRPr="00B02487">
              <w:rPr>
                <w:rFonts w:cs="宋体" w:hint="eastAsia"/>
                <w:bCs/>
              </w:rPr>
              <w:t>（</w:t>
            </w:r>
            <w:r>
              <w:rPr>
                <w:rFonts w:cs="宋体" w:hint="eastAsia"/>
                <w:bCs/>
              </w:rPr>
              <w:t>20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2A65A07B" w14:textId="7566125C" w:rsidR="00BE5A60" w:rsidRDefault="006731D8" w:rsidP="00826EA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15E6D1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24.2pt;height:470.5pt;visibility:visible;mso-wrap-style:square">
                  <v:imagedata r:id="rId7" o:title=""/>
                </v:shape>
              </w:pict>
            </w:r>
          </w:p>
          <w:p w14:paraId="46F11E34" w14:textId="7BA6DD66" w:rsidR="00BE5A60" w:rsidRDefault="006731D8" w:rsidP="00826EA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4833351C">
                <v:shape id="_x0000_i1026" type="#_x0000_t75" style="width:311.85pt;height:232.55pt;visibility:visible;mso-wrap-style:square">
                  <v:imagedata r:id="rId8" o:title=""/>
                </v:shape>
              </w:pict>
            </w:r>
          </w:p>
          <w:p w14:paraId="18F00B32" w14:textId="29338822" w:rsidR="00BE5A60" w:rsidRDefault="006731D8" w:rsidP="00826EA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29DED23A">
                <v:shape id="_x0000_i1027" type="#_x0000_t75" style="width:311.1pt;height:354.2pt;visibility:visible;mso-wrap-style:square">
                  <v:imagedata r:id="rId9" o:title=""/>
                </v:shape>
              </w:pict>
            </w:r>
          </w:p>
          <w:p w14:paraId="75C86DAC" w14:textId="7B39F47F" w:rsidR="00BE5A60" w:rsidRDefault="006731D8" w:rsidP="00826EA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0344E599">
                <v:shape id="_x0000_i1028" type="#_x0000_t75" style="width:321.5pt;height:422.35pt;visibility:visible;mso-wrap-style:square">
                  <v:imagedata r:id="rId10" o:title=""/>
                </v:shape>
              </w:pict>
            </w:r>
          </w:p>
          <w:p w14:paraId="00242CEE" w14:textId="287FE74C" w:rsidR="00BE5A60" w:rsidRDefault="006731D8" w:rsidP="00826EA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63D0A021">
                <v:shape id="_x0000_i1029" type="#_x0000_t75" style="width:320.35pt;height:180.95pt;visibility:visible;mso-wrap-style:square">
                  <v:imagedata r:id="rId11" o:title=""/>
                </v:shape>
              </w:pict>
            </w:r>
          </w:p>
          <w:p w14:paraId="4CDDD018" w14:textId="7606E7B1" w:rsidR="00BE5A60" w:rsidRDefault="006731D8" w:rsidP="00826EA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4DE3B117">
                <v:shape id="_x0000_i1030" type="#_x0000_t75" style="width:328.45pt;height:366.95pt;visibility:visible;mso-wrap-style:square">
                  <v:imagedata r:id="rId12" o:title=""/>
                </v:shape>
              </w:pict>
            </w:r>
          </w:p>
          <w:p w14:paraId="30ADDBDB" w14:textId="36A4944E" w:rsidR="00BE5A60" w:rsidRDefault="006731D8" w:rsidP="00826EA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70152F3C">
                <v:shape id="_x0000_i1031" type="#_x0000_t75" style="width:326.1pt;height:101.65pt;visibility:visible;mso-wrap-style:square">
                  <v:imagedata r:id="rId13" o:title=""/>
                </v:shape>
              </w:pict>
            </w:r>
          </w:p>
          <w:p w14:paraId="30983199" w14:textId="7DD82D6E" w:rsidR="00D91D7B" w:rsidRDefault="00D91D7B" w:rsidP="00D91D7B">
            <w:pPr>
              <w:ind w:firstLine="435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①分析PPT中的代码，可以知道，实验包含两个部分，其中一个可以视为客户端，另一个视为服务器端，但代码上二者差别不大。</w:t>
            </w:r>
          </w:p>
          <w:p w14:paraId="6953CDF8" w14:textId="59CF0FBB" w:rsidR="00D91D7B" w:rsidRPr="00D91D7B" w:rsidRDefault="00D91D7B" w:rsidP="00D91D7B">
            <w:pPr>
              <w:ind w:firstLine="435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②流程：在其中一个端口输入文本，端口会将输入数据打包成一个pack，当点击“发送数据”按钮后，会将打包好的数据通过</w:t>
            </w:r>
            <w:proofErr w:type="spellStart"/>
            <w:r>
              <w:rPr>
                <w:rFonts w:ascii="宋体" w:hAnsi="宋体" w:cs="宋体" w:hint="eastAsia"/>
                <w:bCs/>
              </w:rPr>
              <w:t>ip</w:t>
            </w:r>
            <w:proofErr w:type="spellEnd"/>
            <w:r>
              <w:rPr>
                <w:rFonts w:ascii="宋体" w:hAnsi="宋体" w:cs="宋体" w:hint="eastAsia"/>
                <w:bCs/>
              </w:rPr>
              <w:t>地址发送到</w:t>
            </w:r>
            <w:r w:rsidR="00495391">
              <w:rPr>
                <w:rFonts w:ascii="宋体" w:hAnsi="宋体" w:cs="宋体" w:hint="eastAsia"/>
                <w:bCs/>
              </w:rPr>
              <w:t>另一个端口，需要注意的是输入端的post需要和输出端的post相等。当接收到数据后，会将数据转为字符串在GUI中输出。同理进行后续的通信操作。</w:t>
            </w:r>
          </w:p>
          <w:p w14:paraId="7E97C50C" w14:textId="77777777" w:rsidR="00BE5A60" w:rsidRDefault="00BE5A60" w:rsidP="00BE5A60">
            <w:pPr>
              <w:ind w:firstLine="435"/>
              <w:rPr>
                <w:rFonts w:cs="宋体"/>
                <w:bCs/>
              </w:rPr>
            </w:pPr>
          </w:p>
          <w:p w14:paraId="0AFB5661" w14:textId="77777777" w:rsidR="00BE5A60" w:rsidRPr="00495391" w:rsidRDefault="00BE5A60" w:rsidP="00BE5A60">
            <w:pPr>
              <w:ind w:firstLine="435"/>
              <w:rPr>
                <w:rFonts w:cs="宋体"/>
                <w:bCs/>
              </w:rPr>
            </w:pPr>
          </w:p>
          <w:p w14:paraId="55C9BBA9" w14:textId="77777777" w:rsidR="00BE5A60" w:rsidRDefault="00BE5A60" w:rsidP="00BE5A60">
            <w:pPr>
              <w:ind w:firstLine="435"/>
              <w:rPr>
                <w:rFonts w:cs="宋体"/>
                <w:bCs/>
              </w:rPr>
            </w:pPr>
          </w:p>
          <w:p w14:paraId="753CB720" w14:textId="77777777" w:rsidR="00BE5A60" w:rsidRDefault="00BE5A60" w:rsidP="00BE5A60">
            <w:pPr>
              <w:ind w:firstLine="435"/>
              <w:rPr>
                <w:rFonts w:cs="宋体"/>
                <w:bCs/>
              </w:rPr>
            </w:pPr>
          </w:p>
          <w:p w14:paraId="7C69B1E5" w14:textId="77777777" w:rsidR="00BE5A60" w:rsidRDefault="00BE5A60" w:rsidP="00BE5A60">
            <w:pPr>
              <w:ind w:firstLine="435"/>
              <w:rPr>
                <w:rFonts w:cs="宋体"/>
                <w:bCs/>
              </w:rPr>
            </w:pPr>
          </w:p>
          <w:p w14:paraId="48236D31" w14:textId="77777777" w:rsidR="00BE5A60" w:rsidRDefault="00BE5A60" w:rsidP="00BE5A60">
            <w:pPr>
              <w:ind w:firstLine="435"/>
              <w:rPr>
                <w:rFonts w:cs="宋体"/>
                <w:bCs/>
              </w:rPr>
            </w:pPr>
          </w:p>
          <w:p w14:paraId="103AAB39" w14:textId="77777777" w:rsidR="00BE5A60" w:rsidRDefault="00BE5A60" w:rsidP="00BE5A60"/>
          <w:p w14:paraId="35C759F6" w14:textId="77777777" w:rsidR="00BE5A60" w:rsidRPr="00FD1E17" w:rsidRDefault="00BE5A60" w:rsidP="00BE5A60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hint="eastAsia"/>
              </w:rPr>
              <w:lastRenderedPageBreak/>
              <w:t>(</w:t>
            </w:r>
            <w:r>
              <w:rPr>
                <w:rFonts w:hint="eastAsia"/>
              </w:rPr>
              <w:t>2</w:t>
            </w:r>
            <w:r w:rsidRPr="00FD1E17">
              <w:rPr>
                <w:rFonts w:hint="eastAsia"/>
              </w:rPr>
              <w:t xml:space="preserve">). </w:t>
            </w:r>
            <w:r w:rsidRPr="00FD1E17">
              <w:rPr>
                <w:rFonts w:ascii="宋体" w:hAnsi="宋体" w:hint="eastAsia"/>
              </w:rPr>
              <w:t>利用</w:t>
            </w:r>
            <w:r w:rsidRPr="00161077">
              <w:rPr>
                <w:rFonts w:ascii="宋体" w:hAnsi="宋体" w:hint="eastAsia"/>
                <w:color w:val="FF0000"/>
              </w:rPr>
              <w:t>套接字通信方式</w:t>
            </w:r>
            <w:r w:rsidRPr="00FD1E17">
              <w:rPr>
                <w:rFonts w:ascii="宋体" w:hAnsi="宋体" w:hint="eastAsia"/>
              </w:rPr>
              <w:t>编写</w:t>
            </w:r>
            <w:r>
              <w:rPr>
                <w:rFonts w:ascii="宋体" w:hAnsi="宋体" w:hint="eastAsia"/>
              </w:rPr>
              <w:t>一个</w:t>
            </w:r>
            <w:r w:rsidRPr="00FD1E17">
              <w:rPr>
                <w:rFonts w:ascii="宋体" w:hAnsi="宋体" w:hint="eastAsia"/>
              </w:rPr>
              <w:t>程序，该程序生成两个客户端，一个服务器端，两个客户端可以</w:t>
            </w:r>
            <w:r>
              <w:rPr>
                <w:rFonts w:ascii="宋体" w:hAnsi="宋体" w:hint="eastAsia"/>
              </w:rPr>
              <w:t>通过服务器</w:t>
            </w:r>
            <w:r w:rsidRPr="00FD1E17">
              <w:rPr>
                <w:rFonts w:ascii="宋体" w:hAnsi="宋体" w:hint="eastAsia"/>
              </w:rPr>
              <w:t>相互进行简短的文字交流</w:t>
            </w:r>
            <w:r>
              <w:rPr>
                <w:rFonts w:ascii="宋体" w:hAnsi="宋体" w:hint="eastAsia"/>
              </w:rPr>
              <w:t>。</w:t>
            </w:r>
            <w:r w:rsidRPr="00FD1E17">
              <w:rPr>
                <w:rFonts w:ascii="宋体" w:hAnsi="宋体" w:hint="eastAsia"/>
              </w:rPr>
              <w:t>在报告中附上程序截图、完整</w:t>
            </w:r>
            <w:r w:rsidRPr="00FD1E17">
              <w:rPr>
                <w:rFonts w:ascii="宋体" w:hAnsi="宋体" w:cs="宋体"/>
              </w:rPr>
              <w:t>的运行结果</w:t>
            </w:r>
            <w:r w:rsidRPr="00FD1E17">
              <w:rPr>
                <w:rFonts w:ascii="宋体" w:hAnsi="宋体" w:hint="eastAsia"/>
              </w:rPr>
              <w:t>和简要文字说明</w:t>
            </w:r>
            <w:r>
              <w:rPr>
                <w:rFonts w:ascii="宋体" w:hAnsi="宋体" w:hint="eastAsia"/>
              </w:rPr>
              <w:t>，文字说明需要包含对套接字通信流程的介绍</w:t>
            </w:r>
            <w:r w:rsidRPr="00FD1E17">
              <w:rPr>
                <w:rFonts w:ascii="宋体" w:hAnsi="宋体" w:hint="eastAsia"/>
              </w:rPr>
              <w:t>。（</w:t>
            </w:r>
            <w:r>
              <w:rPr>
                <w:rFonts w:hint="eastAsia"/>
              </w:rPr>
              <w:t>60</w:t>
            </w:r>
            <w:r w:rsidRPr="00FD1E17">
              <w:rPr>
                <w:rFonts w:ascii="宋体" w:hAnsi="宋体" w:cs="宋体"/>
              </w:rPr>
              <w:t>分</w:t>
            </w:r>
            <w:r w:rsidRPr="00FD1E17">
              <w:rPr>
                <w:rFonts w:ascii="宋体" w:hAnsi="宋体" w:cs="宋体" w:hint="eastAsia"/>
              </w:rPr>
              <w:t xml:space="preserve">： </w:t>
            </w:r>
            <w:r>
              <w:rPr>
                <w:rFonts w:ascii="宋体" w:hAnsi="宋体" w:cs="宋体" w:hint="eastAsia"/>
              </w:rPr>
              <w:t>套接字连接</w:t>
            </w:r>
            <w:r w:rsidRPr="00FD1E17">
              <w:rPr>
                <w:rFonts w:ascii="宋体" w:hAnsi="宋体" w:cs="宋体" w:hint="eastAsia"/>
              </w:rPr>
              <w:t>5分</w:t>
            </w:r>
            <w:r>
              <w:rPr>
                <w:rFonts w:ascii="宋体" w:hAnsi="宋体" w:cs="宋体" w:hint="eastAsia"/>
              </w:rPr>
              <w:t>（如用</w:t>
            </w:r>
            <w:r w:rsidRPr="00FD1E17">
              <w:rPr>
                <w:rFonts w:ascii="宋体" w:hAnsi="宋体" w:cs="宋体" w:hint="eastAsia"/>
              </w:rPr>
              <w:t>数据报通信</w:t>
            </w:r>
            <w:r>
              <w:rPr>
                <w:rFonts w:ascii="宋体" w:hAnsi="宋体" w:cs="宋体" w:hint="eastAsia"/>
              </w:rPr>
              <w:t>扣5分）</w:t>
            </w:r>
            <w:r w:rsidRPr="00FD1E17">
              <w:rPr>
                <w:rFonts w:ascii="宋体" w:hAnsi="宋体" w:cs="宋体" w:hint="eastAsia"/>
              </w:rPr>
              <w:t>，两个客户端</w:t>
            </w:r>
            <w:r>
              <w:rPr>
                <w:rFonts w:ascii="宋体" w:hAnsi="宋体" w:cs="宋体" w:hint="eastAsia"/>
              </w:rPr>
              <w:t>10</w:t>
            </w:r>
            <w:r w:rsidRPr="00FD1E17">
              <w:rPr>
                <w:rFonts w:ascii="宋体" w:hAnsi="宋体" w:cs="宋体" w:hint="eastAsia"/>
              </w:rPr>
              <w:t>分，一个服务器端</w:t>
            </w:r>
            <w:r>
              <w:rPr>
                <w:rFonts w:ascii="宋体" w:hAnsi="宋体" w:cs="宋体" w:hint="eastAsia"/>
              </w:rPr>
              <w:t>5</w:t>
            </w:r>
            <w:r w:rsidRPr="00FD1E17">
              <w:rPr>
                <w:rFonts w:ascii="宋体" w:hAnsi="宋体" w:cs="宋体" w:hint="eastAsia"/>
              </w:rPr>
              <w:t>分，实现文字交流10分，程序注释和截图</w:t>
            </w:r>
            <w:r>
              <w:rPr>
                <w:rFonts w:ascii="宋体" w:hAnsi="宋体" w:cs="宋体" w:hint="eastAsia"/>
              </w:rPr>
              <w:t>10</w:t>
            </w:r>
            <w:r w:rsidRPr="00FD1E17">
              <w:rPr>
                <w:rFonts w:ascii="宋体" w:hAnsi="宋体" w:cs="宋体" w:hint="eastAsia"/>
              </w:rPr>
              <w:t>分，运行结果截图</w:t>
            </w:r>
            <w:r>
              <w:rPr>
                <w:rFonts w:ascii="宋体" w:hAnsi="宋体" w:cs="宋体" w:hint="eastAsia"/>
              </w:rPr>
              <w:t>10</w:t>
            </w:r>
            <w:r w:rsidRPr="00FD1E17">
              <w:rPr>
                <w:rFonts w:ascii="宋体" w:hAnsi="宋体" w:cs="宋体" w:hint="eastAsia"/>
              </w:rPr>
              <w:t>分，文字说明</w:t>
            </w:r>
            <w:r>
              <w:rPr>
                <w:rFonts w:ascii="宋体" w:hAnsi="宋体" w:cs="宋体" w:hint="eastAsia"/>
              </w:rPr>
              <w:t>10</w:t>
            </w:r>
            <w:r w:rsidRPr="00FD1E17">
              <w:rPr>
                <w:rFonts w:ascii="宋体" w:hAnsi="宋体" w:cs="宋体" w:hint="eastAsia"/>
              </w:rPr>
              <w:t>分</w:t>
            </w:r>
            <w:r w:rsidRPr="00FD1E17">
              <w:rPr>
                <w:rFonts w:ascii="宋体" w:hAnsi="宋体" w:hint="eastAsia"/>
              </w:rPr>
              <w:t>）</w:t>
            </w:r>
          </w:p>
          <w:p w14:paraId="0A3A041B" w14:textId="6D146287" w:rsidR="00BE666B" w:rsidRDefault="0026694C" w:rsidP="00BB1C86">
            <w:pPr>
              <w:ind w:firstLineChars="200" w:firstLine="420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1.</w:t>
            </w:r>
            <w:r w:rsidR="007A441C">
              <w:rPr>
                <w:rFonts w:ascii="宋体" w:hAnsi="宋体" w:cs="宋体" w:hint="eastAsia"/>
                <w:bCs/>
              </w:rPr>
              <w:t>客户端实现</w:t>
            </w:r>
            <w:r>
              <w:rPr>
                <w:rFonts w:ascii="宋体" w:hAnsi="宋体" w:cs="宋体" w:hint="eastAsia"/>
                <w:bCs/>
              </w:rPr>
              <w:t>:</w:t>
            </w:r>
          </w:p>
          <w:p w14:paraId="4214C2BD" w14:textId="05589A9B" w:rsidR="0026694C" w:rsidRPr="00BE5A60" w:rsidRDefault="0026694C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①基本参数展示，</w:t>
            </w:r>
            <w:r w:rsidR="00B70BBD">
              <w:rPr>
                <w:rFonts w:cs="宋体" w:hint="eastAsia"/>
                <w:bCs/>
              </w:rPr>
              <w:t>首先是</w:t>
            </w:r>
            <w:r w:rsidR="00B70BBD">
              <w:rPr>
                <w:rFonts w:cs="宋体" w:hint="eastAsia"/>
                <w:bCs/>
              </w:rPr>
              <w:t>GUI</w:t>
            </w:r>
            <w:r w:rsidR="00B70BBD">
              <w:rPr>
                <w:rFonts w:cs="宋体" w:hint="eastAsia"/>
                <w:bCs/>
              </w:rPr>
              <w:t>的相关内容，然后是套接字</w:t>
            </w:r>
            <w:r w:rsidR="00B70BBD">
              <w:rPr>
                <w:rFonts w:cs="宋体" w:hint="eastAsia"/>
                <w:bCs/>
              </w:rPr>
              <w:t>Socket</w:t>
            </w:r>
            <w:r w:rsidR="00B70BBD">
              <w:rPr>
                <w:rFonts w:cs="宋体" w:hint="eastAsia"/>
                <w:bCs/>
              </w:rPr>
              <w:t>以及输入输出流，最后是用来分配端口的</w:t>
            </w:r>
            <w:r w:rsidR="00456F81">
              <w:rPr>
                <w:rFonts w:cs="宋体" w:hint="eastAsia"/>
                <w:bCs/>
              </w:rPr>
              <w:t>port</w:t>
            </w:r>
            <w:r w:rsidR="00456F81">
              <w:rPr>
                <w:rFonts w:cs="宋体" w:hint="eastAsia"/>
                <w:bCs/>
              </w:rPr>
              <w:t>（</w:t>
            </w:r>
            <w:proofErr w:type="gramStart"/>
            <w:r w:rsidR="00456F81">
              <w:rPr>
                <w:rFonts w:cs="宋体" w:hint="eastAsia"/>
                <w:bCs/>
              </w:rPr>
              <w:t>当分配完</w:t>
            </w:r>
            <w:proofErr w:type="gramEnd"/>
            <w:r w:rsidR="00456F81">
              <w:rPr>
                <w:rFonts w:cs="宋体" w:hint="eastAsia"/>
                <w:bCs/>
              </w:rPr>
              <w:t>一个后全局更新为下一个），以及</w:t>
            </w:r>
            <w:r w:rsidR="00456F81">
              <w:rPr>
                <w:rFonts w:cs="宋体" w:hint="eastAsia"/>
                <w:bCs/>
              </w:rPr>
              <w:t>pp</w:t>
            </w:r>
            <w:r w:rsidR="00456F81">
              <w:rPr>
                <w:rFonts w:cs="宋体" w:hint="eastAsia"/>
                <w:bCs/>
              </w:rPr>
              <w:t>用来记录当前客户端分配的</w:t>
            </w:r>
            <w:r w:rsidR="00456F81">
              <w:rPr>
                <w:rFonts w:cs="宋体" w:hint="eastAsia"/>
                <w:bCs/>
              </w:rPr>
              <w:t>port</w:t>
            </w:r>
            <w:r w:rsidR="00456F81">
              <w:rPr>
                <w:rFonts w:cs="宋体" w:hint="eastAsia"/>
                <w:bCs/>
              </w:rPr>
              <w:t>。</w:t>
            </w:r>
          </w:p>
          <w:p w14:paraId="6EBC2E43" w14:textId="12E68C40" w:rsidR="00BE666B" w:rsidRDefault="006731D8" w:rsidP="0026694C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672B0025">
                <v:shape id="_x0000_i1032" type="#_x0000_t75" style="width:325.75pt;height:233.35pt;visibility:visible;mso-wrap-style:square">
                  <v:imagedata r:id="rId14" o:title=""/>
                </v:shape>
              </w:pict>
            </w:r>
          </w:p>
          <w:p w14:paraId="319F2F7E" w14:textId="42EDD01C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3855AC1F" w14:textId="49B8F4F5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579A30B9" w14:textId="514BFB41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6AF2C27B" w14:textId="7E1BC8AA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0AEE15D3" w14:textId="6AC80110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15DDB29C" w14:textId="7519BE72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77AC08F5" w14:textId="1DE08E6D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4AC4A2F8" w14:textId="74ACE6D9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2820FC1C" w14:textId="14747998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53697144" w14:textId="0F2B2EA0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06A85957" w14:textId="03780E57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2FCAC7C5" w14:textId="115E91D5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740D53DE" w14:textId="3E577465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3C190D33" w14:textId="281C3472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5D14C7DD" w14:textId="014449F2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33D58887" w14:textId="21E3850D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3074192E" w14:textId="70F6C68C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462BE055" w14:textId="1C49FBAA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5D4879FB" w14:textId="407C6820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7FB37A93" w14:textId="23724946" w:rsidR="00456F81" w:rsidRDefault="00456F81" w:rsidP="0026694C">
            <w:pPr>
              <w:jc w:val="center"/>
              <w:rPr>
                <w:rFonts w:cs="宋体"/>
                <w:bCs/>
              </w:rPr>
            </w:pPr>
          </w:p>
          <w:p w14:paraId="4447B1DB" w14:textId="69C00E5A" w:rsidR="00BE666B" w:rsidRDefault="00456F81" w:rsidP="00456F8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 xml:space="preserve"> </w:t>
            </w:r>
            <w:r>
              <w:rPr>
                <w:rFonts w:cs="宋体"/>
                <w:bCs/>
              </w:rPr>
              <w:t xml:space="preserve">      </w:t>
            </w:r>
            <w:r>
              <w:rPr>
                <w:rFonts w:ascii="宋体" w:hAnsi="宋体" w:cs="宋体" w:hint="eastAsia"/>
                <w:bCs/>
              </w:rPr>
              <w:t>②客户端的类</w:t>
            </w:r>
            <w:proofErr w:type="gramStart"/>
            <w:r>
              <w:rPr>
                <w:rFonts w:ascii="宋体" w:hAnsi="宋体" w:cs="宋体" w:hint="eastAsia"/>
                <w:bCs/>
              </w:rPr>
              <w:t>的无参构造</w:t>
            </w:r>
            <w:proofErr w:type="gramEnd"/>
            <w:r>
              <w:rPr>
                <w:rFonts w:ascii="宋体" w:hAnsi="宋体" w:cs="宋体" w:hint="eastAsia"/>
                <w:bCs/>
              </w:rPr>
              <w:t>，首先是构建GUI界面，然后启用该线程</w:t>
            </w:r>
          </w:p>
          <w:p w14:paraId="0D7EFF98" w14:textId="1A4BA8AA" w:rsidR="00BE666B" w:rsidRDefault="006731D8" w:rsidP="00D600B2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5EF7C5B1">
                <v:shape id="_x0000_i1033" type="#_x0000_t75" style="width:286.85pt;height:438.55pt;visibility:visible;mso-wrap-style:square">
                  <v:imagedata r:id="rId15" o:title=""/>
                </v:shape>
              </w:pict>
            </w:r>
          </w:p>
          <w:p w14:paraId="5C20264F" w14:textId="7E5B639F" w:rsidR="00BE666B" w:rsidRDefault="00456F81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③重写</w:t>
            </w:r>
            <w:r>
              <w:rPr>
                <w:rFonts w:cs="宋体" w:hint="eastAsia"/>
                <w:bCs/>
              </w:rPr>
              <w:t>run</w:t>
            </w:r>
            <w:r>
              <w:rPr>
                <w:rFonts w:cs="宋体" w:hint="eastAsia"/>
                <w:bCs/>
              </w:rPr>
              <w:t>方法，将输入流中的数据取出并转为</w:t>
            </w:r>
            <w:r>
              <w:rPr>
                <w:rFonts w:cs="宋体" w:hint="eastAsia"/>
                <w:bCs/>
              </w:rPr>
              <w:t>String</w:t>
            </w:r>
            <w:r>
              <w:rPr>
                <w:rFonts w:cs="宋体" w:hint="eastAsia"/>
                <w:bCs/>
              </w:rPr>
              <w:t>在</w:t>
            </w:r>
            <w:r>
              <w:rPr>
                <w:rFonts w:cs="宋体" w:hint="eastAsia"/>
                <w:bCs/>
              </w:rPr>
              <w:t>GUI</w:t>
            </w:r>
            <w:r>
              <w:rPr>
                <w:rFonts w:cs="宋体" w:hint="eastAsia"/>
                <w:bCs/>
              </w:rPr>
              <w:t>中显示</w:t>
            </w:r>
          </w:p>
          <w:p w14:paraId="586A9876" w14:textId="2A6A2EA6" w:rsidR="00BE666B" w:rsidRDefault="006731D8" w:rsidP="00456F81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235398A2">
                <v:shape id="_x0000_i1034" type="#_x0000_t75" style="width:287.25pt;height:190.95pt;visibility:visible;mso-wrap-style:square">
                  <v:imagedata r:id="rId16" o:title=""/>
                </v:shape>
              </w:pict>
            </w:r>
          </w:p>
          <w:p w14:paraId="468C5AF0" w14:textId="34C71728" w:rsidR="00456F81" w:rsidRDefault="00456F81" w:rsidP="00456F8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 xml:space="preserve"> </w:t>
            </w:r>
            <w:r>
              <w:rPr>
                <w:rFonts w:cs="宋体"/>
                <w:bCs/>
              </w:rPr>
              <w:t xml:space="preserve">     </w:t>
            </w:r>
            <w:r>
              <w:rPr>
                <w:rFonts w:ascii="宋体" w:hAnsi="宋体" w:cs="宋体" w:hint="eastAsia"/>
                <w:bCs/>
              </w:rPr>
              <w:t>④对事件进行监控，当按下</w:t>
            </w:r>
            <w:r w:rsidR="008820F9">
              <w:rPr>
                <w:rFonts w:ascii="宋体" w:hAnsi="宋体" w:cs="宋体" w:hint="eastAsia"/>
                <w:bCs/>
              </w:rPr>
              <w:t>“连接服务器”</w:t>
            </w:r>
            <w:r>
              <w:rPr>
                <w:rFonts w:ascii="宋体" w:hAnsi="宋体" w:cs="宋体" w:hint="eastAsia"/>
                <w:bCs/>
              </w:rPr>
              <w:t>按钮后，先与服务器进行连接，使用套接字Socket的方法实现，若成功连接启用当前线程</w:t>
            </w:r>
            <w:r w:rsidR="008820F9">
              <w:rPr>
                <w:rFonts w:ascii="宋体" w:hAnsi="宋体" w:cs="宋体" w:hint="eastAsia"/>
                <w:bCs/>
              </w:rPr>
              <w:t>。</w:t>
            </w:r>
          </w:p>
          <w:p w14:paraId="0C67D910" w14:textId="4572D532" w:rsidR="00BE666B" w:rsidRDefault="006731D8" w:rsidP="00456F81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073236C2">
                <v:shape id="_x0000_i1035" type="#_x0000_t75" style="width:325.75pt;height:311.5pt;visibility:visible;mso-wrap-style:square">
                  <v:imagedata r:id="rId17" o:title=""/>
                </v:shape>
              </w:pict>
            </w:r>
          </w:p>
          <w:p w14:paraId="6169C73D" w14:textId="0F1FF011" w:rsidR="008820F9" w:rsidRDefault="008820F9" w:rsidP="008820F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   </w:t>
            </w:r>
            <w:r>
              <w:rPr>
                <w:rFonts w:ascii="宋体" w:hAnsi="宋体" w:cs="宋体" w:hint="eastAsia"/>
                <w:bCs/>
              </w:rPr>
              <w:t>⑤当按下“发送”按钮后，读取</w:t>
            </w:r>
            <w:proofErr w:type="spellStart"/>
            <w:r>
              <w:rPr>
                <w:rFonts w:ascii="宋体" w:hAnsi="宋体" w:cs="宋体" w:hint="eastAsia"/>
                <w:bCs/>
              </w:rPr>
              <w:t>JTextField</w:t>
            </w:r>
            <w:proofErr w:type="spellEnd"/>
            <w:r>
              <w:rPr>
                <w:rFonts w:ascii="宋体" w:hAnsi="宋体" w:cs="宋体" w:hint="eastAsia"/>
                <w:bCs/>
              </w:rPr>
              <w:t>输入框中的内容，将其转为字符串在本客户端的输出显示框中显示自己发送的内容，同时将内容发送给服务器端。</w:t>
            </w:r>
          </w:p>
          <w:p w14:paraId="06FEE766" w14:textId="446E22E3" w:rsidR="00BE666B" w:rsidRDefault="006731D8" w:rsidP="00456F81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5FBDD891">
                <v:shape id="_x0000_i1036" type="#_x0000_t75" style="width:235.65pt;height:242.55pt;visibility:visible;mso-wrap-style:square">
                  <v:imagedata r:id="rId18" o:title=""/>
                </v:shape>
              </w:pict>
            </w:r>
          </w:p>
          <w:p w14:paraId="1B23F658" w14:textId="77777777" w:rsidR="008820F9" w:rsidRDefault="008820F9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</w:t>
            </w:r>
          </w:p>
          <w:p w14:paraId="32171852" w14:textId="77777777" w:rsidR="008820F9" w:rsidRDefault="008820F9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72CC1547" w14:textId="77777777" w:rsidR="008820F9" w:rsidRDefault="008820F9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69940C2D" w14:textId="77777777" w:rsidR="008820F9" w:rsidRDefault="008820F9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7BFFEA73" w14:textId="666E82FA" w:rsidR="00BE666B" w:rsidRDefault="008820F9" w:rsidP="008820F9">
            <w:pPr>
              <w:ind w:firstLineChars="300" w:firstLine="63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⑥创建两个窗口类，对应两个客户端</w:t>
            </w:r>
          </w:p>
          <w:p w14:paraId="0C5FEBF9" w14:textId="7B588BED" w:rsidR="008820F9" w:rsidRDefault="006731D8" w:rsidP="008820F9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375830C4">
                <v:shape id="_x0000_i1037" type="#_x0000_t75" style="width:279.15pt;height:66.2pt;visibility:visible;mso-wrap-style:square">
                  <v:imagedata r:id="rId19" o:title=""/>
                </v:shape>
              </w:pict>
            </w:r>
          </w:p>
          <w:p w14:paraId="23D23909" w14:textId="7C2A157F" w:rsidR="00BE666B" w:rsidRDefault="003E610F" w:rsidP="003E610F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2.</w:t>
            </w:r>
            <w:r>
              <w:rPr>
                <w:rFonts w:cs="宋体" w:hint="eastAsia"/>
                <w:bCs/>
              </w:rPr>
              <w:t>服务器端：</w:t>
            </w:r>
          </w:p>
          <w:p w14:paraId="7587B58D" w14:textId="00BCC47C" w:rsidR="003E610F" w:rsidRDefault="003E610F" w:rsidP="003E610F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  </w:t>
            </w:r>
            <w:r>
              <w:rPr>
                <w:rFonts w:ascii="宋体" w:hAnsi="宋体" w:cs="宋体" w:hint="eastAsia"/>
                <w:bCs/>
              </w:rPr>
              <w:t>①服务器</w:t>
            </w:r>
            <w:proofErr w:type="gramStart"/>
            <w:r>
              <w:rPr>
                <w:rFonts w:ascii="宋体" w:hAnsi="宋体" w:cs="宋体" w:hint="eastAsia"/>
                <w:bCs/>
              </w:rPr>
              <w:t>端基本</w:t>
            </w:r>
            <w:proofErr w:type="gramEnd"/>
            <w:r>
              <w:rPr>
                <w:rFonts w:ascii="宋体" w:hAnsi="宋体" w:cs="宋体" w:hint="eastAsia"/>
                <w:bCs/>
              </w:rPr>
              <w:t>参数，相同参量需要创建两个，分别处理两个客户端</w:t>
            </w:r>
          </w:p>
          <w:p w14:paraId="52E2E077" w14:textId="09772243" w:rsidR="00BE666B" w:rsidRDefault="006731D8" w:rsidP="003E610F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746CF72B">
                <v:shape id="_x0000_i1038" type="#_x0000_t75" style="width:273pt;height:204.05pt;visibility:visible;mso-wrap-style:square">
                  <v:imagedata r:id="rId20" o:title=""/>
                </v:shape>
              </w:pict>
            </w:r>
          </w:p>
          <w:p w14:paraId="64CA1908" w14:textId="0C6FF349" w:rsidR="00BE666B" w:rsidRDefault="003E610F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ascii="宋体" w:hAnsi="宋体" w:cs="宋体" w:hint="eastAsia"/>
                <w:bCs/>
              </w:rPr>
              <w:t>②</w:t>
            </w:r>
            <w:ins w:id="1" w:author="Tony" w:date="2023-12-27T20:14:00Z">
              <w:r>
                <w:rPr>
                  <w:rFonts w:ascii="宋体" w:hAnsi="宋体" w:cs="宋体" w:hint="eastAsia"/>
                  <w:bCs/>
                </w:rPr>
                <w:t>采用一个</w:t>
              </w:r>
              <w:proofErr w:type="spellStart"/>
              <w:r>
                <w:rPr>
                  <w:rFonts w:ascii="宋体" w:hAnsi="宋体" w:cs="宋体" w:hint="eastAsia"/>
                  <w:bCs/>
                </w:rPr>
                <w:t>boolen</w:t>
              </w:r>
              <w:proofErr w:type="spellEnd"/>
              <w:r>
                <w:rPr>
                  <w:rFonts w:ascii="宋体" w:hAnsi="宋体" w:cs="宋体" w:hint="eastAsia"/>
                  <w:bCs/>
                </w:rPr>
                <w:t>变量</w:t>
              </w:r>
            </w:ins>
            <w:ins w:id="2" w:author="Tony" w:date="2023-12-27T20:15:00Z">
              <w:r>
                <w:rPr>
                  <w:rFonts w:ascii="宋体" w:hAnsi="宋体" w:cs="宋体" w:hint="eastAsia"/>
                  <w:bCs/>
                </w:rPr>
                <w:t>创建两个服务器端口</w:t>
              </w:r>
            </w:ins>
            <w:ins w:id="3" w:author="Tony" w:date="2023-12-27T20:14:00Z">
              <w:r>
                <w:rPr>
                  <w:rFonts w:ascii="宋体" w:hAnsi="宋体" w:cs="宋体" w:hint="eastAsia"/>
                  <w:bCs/>
                </w:rPr>
                <w:t>，</w:t>
              </w:r>
            </w:ins>
            <w:ins w:id="4" w:author="Tony" w:date="2023-12-27T20:15:00Z">
              <w:r>
                <w:rPr>
                  <w:rFonts w:ascii="宋体" w:hAnsi="宋体" w:cs="宋体" w:hint="eastAsia"/>
                  <w:bCs/>
                </w:rPr>
                <w:t>需要注意需要先将其中一个创建完后才能创另一个，否则会卡死。</w:t>
              </w:r>
            </w:ins>
            <w:ins w:id="5" w:author="Tony" w:date="2023-12-27T20:16:00Z">
              <w:r>
                <w:rPr>
                  <w:rFonts w:ascii="宋体" w:hAnsi="宋体" w:cs="宋体" w:hint="eastAsia"/>
                  <w:bCs/>
                </w:rPr>
                <w:t>然后创建两个线程，进行</w:t>
              </w:r>
            </w:ins>
            <w:ins w:id="6" w:author="Tony" w:date="2023-12-27T20:17:00Z">
              <w:r>
                <w:rPr>
                  <w:rFonts w:ascii="宋体" w:hAnsi="宋体" w:cs="宋体" w:hint="eastAsia"/>
                  <w:bCs/>
                </w:rPr>
                <w:t>通讯</w:t>
              </w:r>
            </w:ins>
          </w:p>
          <w:p w14:paraId="382F4603" w14:textId="5FD87BEA" w:rsidR="00BE666B" w:rsidRDefault="006731D8" w:rsidP="003E610F">
            <w:pPr>
              <w:jc w:val="center"/>
              <w:rPr>
                <w:ins w:id="7" w:author="Tony" w:date="2023-12-27T20:16:00Z"/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57ED0A4C">
                <v:shape id="_x0000_i1039" type="#_x0000_t75" style="width:275.3pt;height:298pt;visibility:visible;mso-wrap-style:square">
                  <v:imagedata r:id="rId21" o:title=""/>
                </v:shape>
              </w:pict>
            </w:r>
          </w:p>
          <w:p w14:paraId="0F16A145" w14:textId="779C35FF" w:rsidR="003E610F" w:rsidRDefault="006731D8" w:rsidP="003E610F">
            <w:pPr>
              <w:jc w:val="center"/>
              <w:rPr>
                <w:ins w:id="8" w:author="Tony" w:date="2023-12-27T20:16:00Z"/>
                <w:rFonts w:cs="宋体"/>
                <w:noProof/>
              </w:rPr>
            </w:pPr>
            <w:ins w:id="9" w:author="Tony" w:date="2023-12-27T20:16:00Z">
              <w:r>
                <w:rPr>
                  <w:rFonts w:cs="宋体"/>
                  <w:noProof/>
                </w:rPr>
                <w:lastRenderedPageBreak/>
                <w:pict w14:anchorId="57C5AA0F">
                  <v:shape id="_x0000_i1040" type="#_x0000_t75" style="width:268.35pt;height:107.4pt;visibility:visible;mso-wrap-style:square">
                    <v:imagedata r:id="rId22" o:title=""/>
                  </v:shape>
                </w:pict>
              </w:r>
            </w:ins>
          </w:p>
          <w:p w14:paraId="4F22CB46" w14:textId="0913CE73" w:rsidR="003E610F" w:rsidRDefault="003E610F">
            <w:pPr>
              <w:rPr>
                <w:rFonts w:cs="宋体"/>
                <w:bCs/>
              </w:rPr>
            </w:pPr>
            <w:ins w:id="10" w:author="Tony" w:date="2023-12-27T20:16:00Z">
              <w:r>
                <w:rPr>
                  <w:rFonts w:cs="宋体" w:hint="eastAsia"/>
                  <w:bCs/>
                </w:rPr>
                <w:t xml:space="preserve"> </w:t>
              </w:r>
              <w:r>
                <w:rPr>
                  <w:rFonts w:cs="宋体"/>
                  <w:bCs/>
                </w:rPr>
                <w:t xml:space="preserve">      </w:t>
              </w:r>
              <w:r>
                <w:rPr>
                  <w:rFonts w:ascii="宋体" w:hAnsi="宋体" w:cs="宋体" w:hint="eastAsia"/>
                  <w:bCs/>
                </w:rPr>
                <w:t>③</w:t>
              </w:r>
            </w:ins>
            <w:ins w:id="11" w:author="Tony" w:date="2023-12-27T20:17:00Z">
              <w:r>
                <w:rPr>
                  <w:rFonts w:ascii="宋体" w:hAnsi="宋体" w:cs="宋体" w:hint="eastAsia"/>
                  <w:bCs/>
                </w:rPr>
                <w:t>创建窗口类，用来动态展示两个用户对话的结果</w:t>
              </w:r>
            </w:ins>
          </w:p>
          <w:p w14:paraId="089DAF78" w14:textId="6B8F37C1" w:rsidR="00BE666B" w:rsidRDefault="006731D8">
            <w:pPr>
              <w:jc w:val="center"/>
              <w:rPr>
                <w:rFonts w:cs="宋体"/>
                <w:bCs/>
              </w:rPr>
              <w:pPrChange w:id="12" w:author="Tony" w:date="2023-12-27T20:17:00Z">
                <w:pPr>
                  <w:ind w:firstLineChars="200" w:firstLine="420"/>
                </w:pPr>
              </w:pPrChange>
            </w:pPr>
            <w:ins w:id="13" w:author="Tony" w:date="2023-12-27T20:17:00Z">
              <w:r>
                <w:rPr>
                  <w:rFonts w:cs="宋体"/>
                  <w:noProof/>
                </w:rPr>
                <w:pict w14:anchorId="679B2B5B">
                  <v:shape id="_x0000_i1041" type="#_x0000_t75" style="width:262.2pt;height:142.85pt;visibility:visible;mso-wrap-style:square">
                    <v:imagedata r:id="rId23" o:title=""/>
                  </v:shape>
                </w:pict>
              </w:r>
            </w:ins>
          </w:p>
          <w:p w14:paraId="246141EC" w14:textId="3C23EB94" w:rsidR="00BE666B" w:rsidRDefault="003E610F" w:rsidP="00BB1C86">
            <w:pPr>
              <w:ind w:firstLineChars="200" w:firstLine="420"/>
              <w:rPr>
                <w:ins w:id="14" w:author="Tony" w:date="2023-12-27T20:17:00Z"/>
                <w:rFonts w:ascii="宋体" w:hAnsi="宋体" w:cs="宋体"/>
                <w:bCs/>
              </w:rPr>
            </w:pPr>
            <w:ins w:id="15" w:author="Tony" w:date="2023-12-27T20:17:00Z">
              <w:r>
                <w:rPr>
                  <w:rFonts w:cs="宋体" w:hint="eastAsia"/>
                  <w:bCs/>
                </w:rPr>
                <w:t xml:space="preserve"> </w:t>
              </w:r>
              <w:r>
                <w:rPr>
                  <w:rFonts w:cs="宋体"/>
                  <w:bCs/>
                </w:rPr>
                <w:t xml:space="preserve">   </w:t>
              </w:r>
              <w:r>
                <w:rPr>
                  <w:rFonts w:ascii="宋体" w:hAnsi="宋体" w:cs="宋体" w:hint="eastAsia"/>
                  <w:bCs/>
                </w:rPr>
                <w:t>④</w:t>
              </w:r>
            </w:ins>
            <w:r>
              <w:rPr>
                <w:rFonts w:ascii="宋体" w:hAnsi="宋体" w:cs="宋体" w:hint="eastAsia"/>
                <w:bCs/>
              </w:rPr>
              <w:t>创建线程类，</w:t>
            </w:r>
            <w:r w:rsidR="003D6BEA">
              <w:rPr>
                <w:rFonts w:ascii="宋体" w:hAnsi="宋体" w:cs="宋体" w:hint="eastAsia"/>
                <w:bCs/>
              </w:rPr>
              <w:t>对于每条线程交叉输入输出，及对客户</w:t>
            </w:r>
            <w:r w:rsidR="003D6BEA">
              <w:rPr>
                <w:rFonts w:ascii="宋体" w:hAnsi="宋体" w:cs="宋体"/>
                <w:bCs/>
              </w:rPr>
              <w:t>1</w:t>
            </w:r>
            <w:r w:rsidR="003D6BEA">
              <w:rPr>
                <w:rFonts w:ascii="宋体" w:hAnsi="宋体" w:cs="宋体" w:hint="eastAsia"/>
                <w:bCs/>
              </w:rPr>
              <w:t>，服务器端接收客户1的数据同时返回客户</w:t>
            </w:r>
            <w:r w:rsidR="003D6BEA">
              <w:rPr>
                <w:rFonts w:ascii="宋体" w:hAnsi="宋体" w:cs="宋体"/>
                <w:bCs/>
              </w:rPr>
              <w:t>2</w:t>
            </w:r>
            <w:r w:rsidR="003D6BEA">
              <w:rPr>
                <w:rFonts w:ascii="宋体" w:hAnsi="宋体" w:cs="宋体" w:hint="eastAsia"/>
                <w:bCs/>
              </w:rPr>
              <w:t>的数据，并将得到数据在GUI中输出。对于客户2同理。</w:t>
            </w:r>
          </w:p>
          <w:p w14:paraId="26197599" w14:textId="50AB9E85" w:rsidR="003E610F" w:rsidRDefault="006731D8">
            <w:pPr>
              <w:jc w:val="center"/>
              <w:rPr>
                <w:rFonts w:cs="宋体"/>
                <w:bCs/>
              </w:rPr>
              <w:pPrChange w:id="16" w:author="Tony" w:date="2023-12-27T20:18:00Z">
                <w:pPr>
                  <w:ind w:firstLineChars="200" w:firstLine="420"/>
                </w:pPr>
              </w:pPrChange>
            </w:pPr>
            <w:ins w:id="17" w:author="Tony" w:date="2023-12-27T20:18:00Z">
              <w:r>
                <w:rPr>
                  <w:rFonts w:cs="宋体"/>
                  <w:noProof/>
                </w:rPr>
                <w:pict w14:anchorId="14CB8966">
                  <v:shape id="_x0000_i1042" type="#_x0000_t75" style="width:292.6pt;height:366.55pt;visibility:visible;mso-wrap-style:square">
                    <v:imagedata r:id="rId24" o:title=""/>
                  </v:shape>
                </w:pict>
              </w:r>
            </w:ins>
          </w:p>
          <w:p w14:paraId="422ABE78" w14:textId="68ACB912" w:rsidR="00BE666B" w:rsidRDefault="006731D8">
            <w:pPr>
              <w:jc w:val="center"/>
              <w:rPr>
                <w:rFonts w:cs="宋体"/>
                <w:bCs/>
              </w:rPr>
              <w:pPrChange w:id="18" w:author="Tony" w:date="2023-12-27T20:18:00Z">
                <w:pPr>
                  <w:ind w:firstLineChars="200" w:firstLine="420"/>
                </w:pPr>
              </w:pPrChange>
            </w:pPr>
            <w:ins w:id="19" w:author="Tony" w:date="2023-12-27T20:18:00Z">
              <w:r>
                <w:rPr>
                  <w:rFonts w:cs="宋体"/>
                  <w:noProof/>
                </w:rPr>
                <w:lastRenderedPageBreak/>
                <w:pict w14:anchorId="232E85A2">
                  <v:shape id="_x0000_i1043" type="#_x0000_t75" style="width:295.3pt;height:78.15pt;visibility:visible;mso-wrap-style:square">
                    <v:imagedata r:id="rId25" o:title=""/>
                  </v:shape>
                </w:pict>
              </w:r>
            </w:ins>
          </w:p>
          <w:p w14:paraId="7CD9E339" w14:textId="4378A10D" w:rsidR="00BE666B" w:rsidRDefault="003D6BEA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3</w:t>
            </w:r>
            <w:r>
              <w:rPr>
                <w:rFonts w:cs="宋体"/>
                <w:bCs/>
              </w:rPr>
              <w:t>.</w:t>
            </w:r>
            <w:r>
              <w:rPr>
                <w:rFonts w:cs="宋体" w:hint="eastAsia"/>
                <w:bCs/>
              </w:rPr>
              <w:t>结果展示</w:t>
            </w:r>
          </w:p>
          <w:p w14:paraId="4DEEF58C" w14:textId="60961F30" w:rsidR="00BE666B" w:rsidRDefault="003D6BEA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ascii="宋体" w:hAnsi="宋体" w:cs="宋体" w:hint="eastAsia"/>
                <w:bCs/>
              </w:rPr>
              <w:t>①首先启动服务器端，再启动客户端，此时会出现两个客户端，</w:t>
            </w:r>
            <w:r w:rsidR="00DA3F9E">
              <w:rPr>
                <w:rFonts w:ascii="宋体" w:hAnsi="宋体" w:cs="宋体" w:hint="eastAsia"/>
                <w:bCs/>
              </w:rPr>
              <w:t>但</w:t>
            </w:r>
            <w:r>
              <w:rPr>
                <w:rFonts w:ascii="宋体" w:hAnsi="宋体" w:cs="宋体" w:hint="eastAsia"/>
                <w:bCs/>
              </w:rPr>
              <w:t>无法发送信息需要都连接服务器</w:t>
            </w:r>
          </w:p>
          <w:p w14:paraId="634ECECE" w14:textId="43F3116D" w:rsidR="00BE666B" w:rsidRDefault="006731D8" w:rsidP="003D6BEA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7D31726A">
                <v:shape id="_x0000_i1044" type="#_x0000_t75" style="width:336.5pt;height:146.3pt;visibility:visible;mso-wrap-style:square">
                  <v:imagedata r:id="rId26" o:title=""/>
                </v:shape>
              </w:pict>
            </w:r>
          </w:p>
          <w:p w14:paraId="481F18EB" w14:textId="5B2EBBA1" w:rsidR="003D6BEA" w:rsidRDefault="003D6BEA" w:rsidP="003D6BEA">
            <w:pPr>
              <w:ind w:firstLineChars="200" w:firstLine="420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②连接后会显示三个框，分别为客户</w:t>
            </w:r>
            <w:r>
              <w:rPr>
                <w:rFonts w:ascii="宋体" w:hAnsi="宋体" w:cs="宋体"/>
                <w:bCs/>
              </w:rPr>
              <w:t>1</w:t>
            </w:r>
            <w:r>
              <w:rPr>
                <w:rFonts w:ascii="宋体" w:hAnsi="宋体" w:cs="宋体" w:hint="eastAsia"/>
                <w:bCs/>
              </w:rPr>
              <w:t>、客户2和服务器，同时在程序运行窗口可以看见已经连接的客户端地址。</w:t>
            </w:r>
          </w:p>
          <w:p w14:paraId="724E91AE" w14:textId="152EE76D" w:rsidR="003D6BEA" w:rsidRDefault="006731D8" w:rsidP="003D6BEA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4C2727CE">
                <v:shape id="_x0000_i1045" type="#_x0000_t75" style="width:400.05pt;height:116.65pt;visibility:visible;mso-wrap-style:square">
                  <v:imagedata r:id="rId27" o:title=""/>
                </v:shape>
              </w:pict>
            </w:r>
          </w:p>
          <w:p w14:paraId="50BE6F7A" w14:textId="029FED1E" w:rsidR="00BE666B" w:rsidRDefault="006731D8" w:rsidP="003D6BEA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4677C0B5">
                <v:shape id="_x0000_i1046" type="#_x0000_t75" style="width:300.3pt;height:52pt;visibility:visible;mso-wrap-style:square">
                  <v:imagedata r:id="rId28" o:title=""/>
                </v:shape>
              </w:pict>
            </w:r>
          </w:p>
          <w:p w14:paraId="34C76D71" w14:textId="6D15B0B5" w:rsidR="00BE666B" w:rsidRDefault="003D6BEA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ascii="宋体" w:hAnsi="宋体" w:cs="宋体" w:hint="eastAsia"/>
                <w:bCs/>
              </w:rPr>
              <w:t>③在消息框输入好信息后点击发送即可，在自身窗口会显示“I</w:t>
            </w:r>
            <w:r>
              <w:rPr>
                <w:rFonts w:ascii="宋体" w:hAnsi="宋体" w:cs="宋体"/>
                <w:bCs/>
              </w:rPr>
              <w:t>:”,</w:t>
            </w:r>
            <w:r>
              <w:rPr>
                <w:rFonts w:ascii="宋体" w:hAnsi="宋体" w:cs="宋体" w:hint="eastAsia"/>
                <w:bCs/>
              </w:rPr>
              <w:t>在另一个客户窗口会显示谁对谁说的，同时在服务器也会显示</w:t>
            </w:r>
          </w:p>
          <w:p w14:paraId="61BE64E3" w14:textId="0EA42360" w:rsidR="00BE666B" w:rsidRDefault="006731D8" w:rsidP="003D6BEA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750CFF1E">
                <v:shape id="_x0000_i1047" type="#_x0000_t75" style="width:400.05pt;height:115.5pt;visibility:visible;mso-wrap-style:square">
                  <v:imagedata r:id="rId29" o:title=""/>
                </v:shape>
              </w:pict>
            </w:r>
          </w:p>
          <w:p w14:paraId="60313453" w14:textId="4B6626BF" w:rsidR="00BE666B" w:rsidRDefault="003D6BEA" w:rsidP="00BB1C8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④通讯是实时进行的，一个用户可以多次发送，另一个人会多次收到。</w:t>
            </w:r>
          </w:p>
          <w:p w14:paraId="5AB14884" w14:textId="2A09EC81" w:rsidR="00BE666B" w:rsidRDefault="006731D8" w:rsidP="003D6BEA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63A77394">
                <v:shape id="_x0000_i1048" type="#_x0000_t75" style="width:400.05pt;height:116.3pt;visibility:visible;mso-wrap-style:square">
                  <v:imagedata r:id="rId30" o:title=""/>
                </v:shape>
              </w:pict>
            </w:r>
          </w:p>
          <w:p w14:paraId="5E37CD2A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1DC69C9A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67727957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2DA5DDB1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4F369608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7C269CBA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70577405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660AC5BF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465119D0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305809D8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3C7E6FAC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598EE8E8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5A89FACD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7A67613D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6B0A4809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047A6A3F" w14:textId="77777777" w:rsidR="00BE666B" w:rsidRDefault="00BE666B" w:rsidP="00BB1C86">
            <w:pPr>
              <w:ind w:firstLineChars="200" w:firstLine="420"/>
              <w:rPr>
                <w:rFonts w:cs="宋体"/>
                <w:bCs/>
              </w:rPr>
            </w:pPr>
          </w:p>
          <w:p w14:paraId="6F89E7EB" w14:textId="77777777" w:rsidR="00BE666B" w:rsidRDefault="00BE666B"/>
          <w:p w14:paraId="18932161" w14:textId="77777777" w:rsidR="00BE666B" w:rsidRDefault="00BE666B"/>
          <w:p w14:paraId="5F743537" w14:textId="77777777" w:rsidR="00BE666B" w:rsidRDefault="00BE666B"/>
          <w:p w14:paraId="082A7AEA" w14:textId="77777777" w:rsidR="00BE666B" w:rsidRPr="00E21453" w:rsidRDefault="00BE666B"/>
          <w:p w14:paraId="60BA271E" w14:textId="77777777" w:rsidR="0079253E" w:rsidRDefault="0079253E"/>
          <w:p w14:paraId="607B8802" w14:textId="77777777" w:rsidR="0079253E" w:rsidRDefault="0079253E"/>
          <w:p w14:paraId="7E1D93F5" w14:textId="77777777" w:rsidR="0079253E" w:rsidRDefault="0079253E"/>
          <w:p w14:paraId="4FC21909" w14:textId="77777777" w:rsidR="0079253E" w:rsidRDefault="0079253E"/>
          <w:p w14:paraId="644751FF" w14:textId="77777777" w:rsidR="0079253E" w:rsidRDefault="0079253E"/>
          <w:p w14:paraId="1F219AC6" w14:textId="77777777" w:rsidR="0079253E" w:rsidRDefault="0079253E"/>
          <w:p w14:paraId="673B706C" w14:textId="77777777" w:rsidR="0079253E" w:rsidRDefault="0079253E">
            <w:pPr>
              <w:rPr>
                <w:rFonts w:cs="宋体"/>
                <w:bCs/>
              </w:rPr>
            </w:pPr>
          </w:p>
          <w:p w14:paraId="6E54DEE9" w14:textId="28E9485A" w:rsidR="0079253E" w:rsidRDefault="0079253E">
            <w:pPr>
              <w:rPr>
                <w:rFonts w:cs="宋体"/>
                <w:bCs/>
              </w:rPr>
            </w:pPr>
          </w:p>
          <w:p w14:paraId="18896BCE" w14:textId="6AF97FC5" w:rsidR="003D6BEA" w:rsidRDefault="003D6BEA">
            <w:pPr>
              <w:rPr>
                <w:rFonts w:cs="宋体"/>
                <w:bCs/>
              </w:rPr>
            </w:pPr>
          </w:p>
          <w:p w14:paraId="00A7A2C7" w14:textId="3A1C69A9" w:rsidR="003D6BEA" w:rsidRDefault="003D6BEA">
            <w:pPr>
              <w:rPr>
                <w:rFonts w:cs="宋体"/>
                <w:bCs/>
              </w:rPr>
            </w:pPr>
          </w:p>
          <w:p w14:paraId="6F0E492A" w14:textId="1219D496" w:rsidR="003D6BEA" w:rsidRDefault="003D6BEA">
            <w:pPr>
              <w:rPr>
                <w:rFonts w:cs="宋体"/>
                <w:bCs/>
              </w:rPr>
            </w:pPr>
          </w:p>
          <w:p w14:paraId="03FD2994" w14:textId="2230D741" w:rsidR="003D6BEA" w:rsidRDefault="003D6BEA">
            <w:pPr>
              <w:rPr>
                <w:rFonts w:cs="宋体"/>
                <w:bCs/>
              </w:rPr>
            </w:pPr>
          </w:p>
          <w:p w14:paraId="46BE8CD7" w14:textId="172DDEBD" w:rsidR="003D6BEA" w:rsidRDefault="003D6BEA">
            <w:pPr>
              <w:rPr>
                <w:rFonts w:cs="宋体"/>
                <w:bCs/>
              </w:rPr>
            </w:pPr>
          </w:p>
          <w:p w14:paraId="55C6A8D7" w14:textId="41481214" w:rsidR="003D6BEA" w:rsidRDefault="003D6BEA">
            <w:pPr>
              <w:rPr>
                <w:rFonts w:cs="宋体"/>
                <w:bCs/>
              </w:rPr>
            </w:pPr>
          </w:p>
          <w:p w14:paraId="04EA582B" w14:textId="2D45275D" w:rsidR="003D6BEA" w:rsidRDefault="003D6BEA">
            <w:pPr>
              <w:rPr>
                <w:rFonts w:cs="宋体"/>
                <w:bCs/>
              </w:rPr>
            </w:pPr>
          </w:p>
          <w:p w14:paraId="22B440DF" w14:textId="77777777" w:rsidR="003D6BEA" w:rsidRDefault="003D6BEA">
            <w:pPr>
              <w:rPr>
                <w:rFonts w:cs="宋体"/>
                <w:bCs/>
              </w:rPr>
            </w:pPr>
          </w:p>
          <w:p w14:paraId="48F87E44" w14:textId="77777777" w:rsidR="0079253E" w:rsidRDefault="00664E9F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14:paraId="0010C6A8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1EA1C73E" w14:textId="5433EED8" w:rsidR="0079253E" w:rsidRDefault="003D6BEA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通过本次实验对网络通讯有了较深入的理解，在实验时</w:t>
            </w:r>
            <w:r w:rsidR="00DA3F9E">
              <w:rPr>
                <w:rFonts w:hint="eastAsia"/>
              </w:rPr>
              <w:t>刚开始没有采用多线程的方式，发现两个</w:t>
            </w:r>
            <w:proofErr w:type="gramStart"/>
            <w:r w:rsidR="00DA3F9E">
              <w:rPr>
                <w:rFonts w:hint="eastAsia"/>
              </w:rPr>
              <w:t>线程没</w:t>
            </w:r>
            <w:proofErr w:type="gramEnd"/>
            <w:r w:rsidR="00DA3F9E">
              <w:rPr>
                <w:rFonts w:hint="eastAsia"/>
              </w:rPr>
              <w:t>办法同时</w:t>
            </w:r>
            <w:r w:rsidR="00DA3F9E">
              <w:rPr>
                <w:rFonts w:hint="eastAsia"/>
              </w:rPr>
              <w:t>accept</w:t>
            </w:r>
            <w:r w:rsidR="00DA3F9E">
              <w:rPr>
                <w:rFonts w:hint="eastAsia"/>
              </w:rPr>
              <w:t>，程序会卡死，然后尝试先后进行</w:t>
            </w:r>
            <w:r w:rsidR="00DA3F9E">
              <w:rPr>
                <w:rFonts w:hint="eastAsia"/>
              </w:rPr>
              <w:t>try</w:t>
            </w:r>
            <w:r w:rsidR="00DA3F9E">
              <w:rPr>
                <w:rFonts w:hint="eastAsia"/>
              </w:rPr>
              <w:t>但仍然不行，改用多线程方法后得以实现。对于输入输出流中的</w:t>
            </w:r>
            <w:r w:rsidR="00DA3F9E">
              <w:rPr>
                <w:rFonts w:hint="eastAsia"/>
              </w:rPr>
              <w:t>byte</w:t>
            </w:r>
            <w:r w:rsidR="00DA3F9E">
              <w:rPr>
                <w:rFonts w:hint="eastAsia"/>
              </w:rPr>
              <w:t>型数据，多次尝试和查找资料后能够转为</w:t>
            </w:r>
            <w:r w:rsidR="00DA3F9E">
              <w:rPr>
                <w:rFonts w:hint="eastAsia"/>
              </w:rPr>
              <w:t>String</w:t>
            </w:r>
            <w:r w:rsidR="00DA3F9E">
              <w:rPr>
                <w:rFonts w:hint="eastAsia"/>
              </w:rPr>
              <w:t>。</w:t>
            </w:r>
          </w:p>
          <w:p w14:paraId="3F654F72" w14:textId="77777777" w:rsidR="0079253E" w:rsidRDefault="0079253E"/>
          <w:p w14:paraId="2CA59930" w14:textId="77777777" w:rsidR="0079253E" w:rsidRDefault="0079253E"/>
          <w:p w14:paraId="67F298EE" w14:textId="77777777" w:rsidR="0079253E" w:rsidRDefault="0079253E"/>
          <w:p w14:paraId="60E1E223" w14:textId="77777777" w:rsidR="0079253E" w:rsidRDefault="0079253E"/>
          <w:p w14:paraId="54AD4656" w14:textId="77777777" w:rsidR="0079253E" w:rsidRDefault="0079253E"/>
          <w:p w14:paraId="1670211E" w14:textId="77777777" w:rsidR="0079253E" w:rsidRDefault="0079253E"/>
          <w:p w14:paraId="66B34780" w14:textId="77777777" w:rsidR="0079253E" w:rsidRDefault="0079253E"/>
          <w:p w14:paraId="06CADDE8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06CD09C5" w14:textId="77777777" w:rsidR="0079253E" w:rsidRDefault="0079253E"/>
    <w:p w14:paraId="02FC80E5" w14:textId="77777777" w:rsidR="0079253E" w:rsidRDefault="0079253E"/>
    <w:p w14:paraId="2BE978C1" w14:textId="77777777" w:rsidR="0079253E" w:rsidRDefault="00664E9F">
      <w:r>
        <w:rPr>
          <w:rFonts w:cs="宋体" w:hint="eastAsia"/>
        </w:rPr>
        <w:t>深圳大学学生实验报告用纸</w:t>
      </w:r>
    </w:p>
    <w:p w14:paraId="36CA5A5C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2C356D3D" w14:textId="77777777">
        <w:trPr>
          <w:trHeight w:val="6496"/>
        </w:trPr>
        <w:tc>
          <w:tcPr>
            <w:tcW w:w="8160" w:type="dxa"/>
          </w:tcPr>
          <w:p w14:paraId="0BF94887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756012FF" w14:textId="77777777" w:rsidR="0079253E" w:rsidRDefault="0079253E"/>
          <w:p w14:paraId="01C5A412" w14:textId="77777777" w:rsidR="0079253E" w:rsidRDefault="0079253E"/>
          <w:p w14:paraId="1633FB84" w14:textId="77777777" w:rsidR="0079253E" w:rsidRDefault="0079253E"/>
          <w:p w14:paraId="6344BA8A" w14:textId="77777777" w:rsidR="0079253E" w:rsidRDefault="0079253E"/>
          <w:p w14:paraId="5EB52AD4" w14:textId="77777777" w:rsidR="0079253E" w:rsidRDefault="0079253E"/>
          <w:p w14:paraId="6738FA07" w14:textId="77777777" w:rsidR="0079253E" w:rsidRDefault="0079253E"/>
          <w:p w14:paraId="0FDCD7C8" w14:textId="77777777" w:rsidR="0079253E" w:rsidRDefault="0079253E"/>
          <w:p w14:paraId="264EC316" w14:textId="77777777" w:rsidR="0079253E" w:rsidRDefault="0079253E"/>
          <w:p w14:paraId="369EFC02" w14:textId="77777777" w:rsidR="0079253E" w:rsidRDefault="0079253E"/>
          <w:p w14:paraId="0C36AA7A" w14:textId="77777777" w:rsidR="0079253E" w:rsidRDefault="0079253E"/>
          <w:p w14:paraId="2836C451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58162187" w14:textId="77777777" w:rsidR="0079253E" w:rsidRDefault="0079253E"/>
          <w:p w14:paraId="64112A88" w14:textId="77777777" w:rsidR="0079253E" w:rsidRDefault="0079253E"/>
          <w:p w14:paraId="0199923B" w14:textId="77777777" w:rsidR="0079253E" w:rsidRDefault="0079253E"/>
          <w:p w14:paraId="7B8B8758" w14:textId="77777777" w:rsidR="0079253E" w:rsidRDefault="0079253E"/>
          <w:p w14:paraId="32D437BA" w14:textId="77777777" w:rsidR="0079253E" w:rsidRDefault="0079253E"/>
          <w:p w14:paraId="126AAA39" w14:textId="77777777" w:rsidR="0079253E" w:rsidRDefault="0079253E"/>
          <w:p w14:paraId="21110368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24BC7730" w14:textId="77777777" w:rsidR="0079253E" w:rsidRDefault="0079253E"/>
          <w:p w14:paraId="6D352E12" w14:textId="0DD5FB5B" w:rsidR="0079253E" w:rsidRDefault="00AC796B" w:rsidP="00070D1C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6C25A8">
              <w:rPr>
                <w:rFonts w:cs="宋体"/>
              </w:rPr>
              <w:t>3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2E5DC15E" w14:textId="77777777">
        <w:trPr>
          <w:trHeight w:val="1236"/>
        </w:trPr>
        <w:tc>
          <w:tcPr>
            <w:tcW w:w="8160" w:type="dxa"/>
          </w:tcPr>
          <w:p w14:paraId="18AC8B03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5DCFED5E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0CD20E29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BA854" w14:textId="77777777" w:rsidR="001A2B8F" w:rsidRDefault="001A2B8F" w:rsidP="000A0631">
      <w:r>
        <w:separator/>
      </w:r>
    </w:p>
  </w:endnote>
  <w:endnote w:type="continuationSeparator" w:id="0">
    <w:p w14:paraId="34B45C9F" w14:textId="77777777" w:rsidR="001A2B8F" w:rsidRDefault="001A2B8F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03153" w14:textId="77777777" w:rsidR="001A2B8F" w:rsidRDefault="001A2B8F" w:rsidP="000A0631">
      <w:r>
        <w:separator/>
      </w:r>
    </w:p>
  </w:footnote>
  <w:footnote w:type="continuationSeparator" w:id="0">
    <w:p w14:paraId="07AC054F" w14:textId="77777777" w:rsidR="001A2B8F" w:rsidRDefault="001A2B8F" w:rsidP="000A0631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ony">
    <w15:presenceInfo w15:providerId="None" w15:userId="Ton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revisionView w:markup="0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39A8"/>
    <w:rsid w:val="00005116"/>
    <w:rsid w:val="00012888"/>
    <w:rsid w:val="000170AB"/>
    <w:rsid w:val="000234A3"/>
    <w:rsid w:val="0003756B"/>
    <w:rsid w:val="00037DF6"/>
    <w:rsid w:val="0004068F"/>
    <w:rsid w:val="00041D55"/>
    <w:rsid w:val="0004357C"/>
    <w:rsid w:val="00044DE3"/>
    <w:rsid w:val="00045E18"/>
    <w:rsid w:val="00051D14"/>
    <w:rsid w:val="00055B11"/>
    <w:rsid w:val="00055CA8"/>
    <w:rsid w:val="00064D62"/>
    <w:rsid w:val="00067CA0"/>
    <w:rsid w:val="00070D1C"/>
    <w:rsid w:val="0007447E"/>
    <w:rsid w:val="00074739"/>
    <w:rsid w:val="00075738"/>
    <w:rsid w:val="000775B8"/>
    <w:rsid w:val="0008159F"/>
    <w:rsid w:val="00081D7E"/>
    <w:rsid w:val="00086AA4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5844"/>
    <w:rsid w:val="000C21ED"/>
    <w:rsid w:val="000C632B"/>
    <w:rsid w:val="000C6ECC"/>
    <w:rsid w:val="000D766B"/>
    <w:rsid w:val="000E0E20"/>
    <w:rsid w:val="000E273F"/>
    <w:rsid w:val="000E3543"/>
    <w:rsid w:val="000E467A"/>
    <w:rsid w:val="000F12E9"/>
    <w:rsid w:val="000F4FB2"/>
    <w:rsid w:val="000F5E46"/>
    <w:rsid w:val="000F5F14"/>
    <w:rsid w:val="00103D87"/>
    <w:rsid w:val="001053B5"/>
    <w:rsid w:val="001101BF"/>
    <w:rsid w:val="0011363A"/>
    <w:rsid w:val="00115113"/>
    <w:rsid w:val="00120633"/>
    <w:rsid w:val="00127C22"/>
    <w:rsid w:val="0013671E"/>
    <w:rsid w:val="00141759"/>
    <w:rsid w:val="00142778"/>
    <w:rsid w:val="00143066"/>
    <w:rsid w:val="00147CDB"/>
    <w:rsid w:val="00150CB9"/>
    <w:rsid w:val="001565D4"/>
    <w:rsid w:val="00157FB4"/>
    <w:rsid w:val="00161077"/>
    <w:rsid w:val="0016348C"/>
    <w:rsid w:val="00163CDF"/>
    <w:rsid w:val="00170431"/>
    <w:rsid w:val="00171A00"/>
    <w:rsid w:val="00173142"/>
    <w:rsid w:val="001734F5"/>
    <w:rsid w:val="001812DC"/>
    <w:rsid w:val="00187E48"/>
    <w:rsid w:val="001A2B8F"/>
    <w:rsid w:val="001B33DE"/>
    <w:rsid w:val="001C00E6"/>
    <w:rsid w:val="001C067F"/>
    <w:rsid w:val="001C2248"/>
    <w:rsid w:val="001C3D65"/>
    <w:rsid w:val="001C796B"/>
    <w:rsid w:val="001D267D"/>
    <w:rsid w:val="001D4506"/>
    <w:rsid w:val="001D785A"/>
    <w:rsid w:val="001E3E54"/>
    <w:rsid w:val="001E41C4"/>
    <w:rsid w:val="001E447D"/>
    <w:rsid w:val="001F0B59"/>
    <w:rsid w:val="001F5139"/>
    <w:rsid w:val="001F627D"/>
    <w:rsid w:val="002020D5"/>
    <w:rsid w:val="00202571"/>
    <w:rsid w:val="002044A0"/>
    <w:rsid w:val="00204B59"/>
    <w:rsid w:val="00206809"/>
    <w:rsid w:val="00211059"/>
    <w:rsid w:val="002149F8"/>
    <w:rsid w:val="00216688"/>
    <w:rsid w:val="00220244"/>
    <w:rsid w:val="00232914"/>
    <w:rsid w:val="00233124"/>
    <w:rsid w:val="00233776"/>
    <w:rsid w:val="00235A15"/>
    <w:rsid w:val="00237389"/>
    <w:rsid w:val="00240FC5"/>
    <w:rsid w:val="00244525"/>
    <w:rsid w:val="00246848"/>
    <w:rsid w:val="0025102B"/>
    <w:rsid w:val="0025681A"/>
    <w:rsid w:val="00256E1C"/>
    <w:rsid w:val="0026069B"/>
    <w:rsid w:val="0026279E"/>
    <w:rsid w:val="0026694C"/>
    <w:rsid w:val="0027508F"/>
    <w:rsid w:val="0028171D"/>
    <w:rsid w:val="00283085"/>
    <w:rsid w:val="0028764B"/>
    <w:rsid w:val="00287D07"/>
    <w:rsid w:val="00297C7C"/>
    <w:rsid w:val="002A5BB7"/>
    <w:rsid w:val="002B02D0"/>
    <w:rsid w:val="002C0737"/>
    <w:rsid w:val="002C200C"/>
    <w:rsid w:val="002D0EA5"/>
    <w:rsid w:val="002E1010"/>
    <w:rsid w:val="002F33B6"/>
    <w:rsid w:val="002F5008"/>
    <w:rsid w:val="002F698C"/>
    <w:rsid w:val="002F6AC1"/>
    <w:rsid w:val="002F789F"/>
    <w:rsid w:val="00307D2A"/>
    <w:rsid w:val="0031639C"/>
    <w:rsid w:val="00320977"/>
    <w:rsid w:val="00321719"/>
    <w:rsid w:val="00324310"/>
    <w:rsid w:val="00325E53"/>
    <w:rsid w:val="0033264A"/>
    <w:rsid w:val="003334C8"/>
    <w:rsid w:val="00342501"/>
    <w:rsid w:val="00343760"/>
    <w:rsid w:val="0034469D"/>
    <w:rsid w:val="003523C1"/>
    <w:rsid w:val="0035489D"/>
    <w:rsid w:val="00357F3B"/>
    <w:rsid w:val="00360F15"/>
    <w:rsid w:val="00366B34"/>
    <w:rsid w:val="0036749F"/>
    <w:rsid w:val="003723C9"/>
    <w:rsid w:val="00376DCB"/>
    <w:rsid w:val="00376F2C"/>
    <w:rsid w:val="00377738"/>
    <w:rsid w:val="00377FF1"/>
    <w:rsid w:val="003968DC"/>
    <w:rsid w:val="003A2860"/>
    <w:rsid w:val="003B0583"/>
    <w:rsid w:val="003C745D"/>
    <w:rsid w:val="003D265C"/>
    <w:rsid w:val="003D2E7C"/>
    <w:rsid w:val="003D5AEB"/>
    <w:rsid w:val="003D6BD5"/>
    <w:rsid w:val="003D6BEA"/>
    <w:rsid w:val="003E610F"/>
    <w:rsid w:val="003F6916"/>
    <w:rsid w:val="00403245"/>
    <w:rsid w:val="004120E5"/>
    <w:rsid w:val="00413697"/>
    <w:rsid w:val="00423044"/>
    <w:rsid w:val="004243DE"/>
    <w:rsid w:val="004256B7"/>
    <w:rsid w:val="004279C1"/>
    <w:rsid w:val="00433FC7"/>
    <w:rsid w:val="00450DA8"/>
    <w:rsid w:val="00453F91"/>
    <w:rsid w:val="00456F81"/>
    <w:rsid w:val="004721B8"/>
    <w:rsid w:val="004731F6"/>
    <w:rsid w:val="00474FE5"/>
    <w:rsid w:val="00477E24"/>
    <w:rsid w:val="0048011C"/>
    <w:rsid w:val="0048411F"/>
    <w:rsid w:val="0048587B"/>
    <w:rsid w:val="00495391"/>
    <w:rsid w:val="004A1497"/>
    <w:rsid w:val="004B08BE"/>
    <w:rsid w:val="004C06C2"/>
    <w:rsid w:val="004D078F"/>
    <w:rsid w:val="004D40C2"/>
    <w:rsid w:val="004D7B1D"/>
    <w:rsid w:val="004E3533"/>
    <w:rsid w:val="004E35DA"/>
    <w:rsid w:val="004E4D52"/>
    <w:rsid w:val="004E6971"/>
    <w:rsid w:val="004F280C"/>
    <w:rsid w:val="004F34EA"/>
    <w:rsid w:val="00500324"/>
    <w:rsid w:val="00502AF4"/>
    <w:rsid w:val="005137EF"/>
    <w:rsid w:val="0051546D"/>
    <w:rsid w:val="00516C18"/>
    <w:rsid w:val="005219BA"/>
    <w:rsid w:val="00523B78"/>
    <w:rsid w:val="00524F1B"/>
    <w:rsid w:val="00530967"/>
    <w:rsid w:val="0053124E"/>
    <w:rsid w:val="005323E1"/>
    <w:rsid w:val="005340D9"/>
    <w:rsid w:val="005371B6"/>
    <w:rsid w:val="00537B2E"/>
    <w:rsid w:val="00544182"/>
    <w:rsid w:val="00545BB2"/>
    <w:rsid w:val="00546D16"/>
    <w:rsid w:val="0055209F"/>
    <w:rsid w:val="00553314"/>
    <w:rsid w:val="0056106D"/>
    <w:rsid w:val="0057139E"/>
    <w:rsid w:val="005717A7"/>
    <w:rsid w:val="00581926"/>
    <w:rsid w:val="00581A91"/>
    <w:rsid w:val="00591FEE"/>
    <w:rsid w:val="00594380"/>
    <w:rsid w:val="005A0067"/>
    <w:rsid w:val="005A051E"/>
    <w:rsid w:val="005A0FD7"/>
    <w:rsid w:val="005A3CF4"/>
    <w:rsid w:val="005A4E80"/>
    <w:rsid w:val="005A5387"/>
    <w:rsid w:val="005A76C4"/>
    <w:rsid w:val="005B1EB5"/>
    <w:rsid w:val="005C765B"/>
    <w:rsid w:val="005D0D38"/>
    <w:rsid w:val="005E368C"/>
    <w:rsid w:val="005E54B1"/>
    <w:rsid w:val="005F2465"/>
    <w:rsid w:val="005F3E77"/>
    <w:rsid w:val="00601A85"/>
    <w:rsid w:val="00602E6F"/>
    <w:rsid w:val="00611600"/>
    <w:rsid w:val="00613335"/>
    <w:rsid w:val="006138B4"/>
    <w:rsid w:val="00622075"/>
    <w:rsid w:val="0062732A"/>
    <w:rsid w:val="00627B7B"/>
    <w:rsid w:val="00641025"/>
    <w:rsid w:val="0064790B"/>
    <w:rsid w:val="006617A8"/>
    <w:rsid w:val="00661864"/>
    <w:rsid w:val="00664E9F"/>
    <w:rsid w:val="006731D8"/>
    <w:rsid w:val="006933B5"/>
    <w:rsid w:val="00695556"/>
    <w:rsid w:val="00697809"/>
    <w:rsid w:val="006A3876"/>
    <w:rsid w:val="006A3BAD"/>
    <w:rsid w:val="006A42C4"/>
    <w:rsid w:val="006B5819"/>
    <w:rsid w:val="006C25A8"/>
    <w:rsid w:val="006C425B"/>
    <w:rsid w:val="006C5418"/>
    <w:rsid w:val="006C682D"/>
    <w:rsid w:val="006D267A"/>
    <w:rsid w:val="006E49D5"/>
    <w:rsid w:val="006E5C5D"/>
    <w:rsid w:val="006F219D"/>
    <w:rsid w:val="00702903"/>
    <w:rsid w:val="007079A6"/>
    <w:rsid w:val="0071270D"/>
    <w:rsid w:val="00716D4A"/>
    <w:rsid w:val="00721BCB"/>
    <w:rsid w:val="00734A1A"/>
    <w:rsid w:val="00735527"/>
    <w:rsid w:val="0073698D"/>
    <w:rsid w:val="00744BEB"/>
    <w:rsid w:val="00753930"/>
    <w:rsid w:val="00761F09"/>
    <w:rsid w:val="00771048"/>
    <w:rsid w:val="00785A3B"/>
    <w:rsid w:val="0079140A"/>
    <w:rsid w:val="0079253E"/>
    <w:rsid w:val="00793728"/>
    <w:rsid w:val="007951A1"/>
    <w:rsid w:val="007958AB"/>
    <w:rsid w:val="00796741"/>
    <w:rsid w:val="007A2D15"/>
    <w:rsid w:val="007A35B3"/>
    <w:rsid w:val="007A441C"/>
    <w:rsid w:val="007B26B0"/>
    <w:rsid w:val="007B4234"/>
    <w:rsid w:val="007B4B0C"/>
    <w:rsid w:val="007C4BF2"/>
    <w:rsid w:val="007C7260"/>
    <w:rsid w:val="007D2A88"/>
    <w:rsid w:val="007D3DE1"/>
    <w:rsid w:val="007D3EF0"/>
    <w:rsid w:val="007D4409"/>
    <w:rsid w:val="007D53C0"/>
    <w:rsid w:val="007D72E6"/>
    <w:rsid w:val="007D74E2"/>
    <w:rsid w:val="007E2074"/>
    <w:rsid w:val="007E5F12"/>
    <w:rsid w:val="007E7B37"/>
    <w:rsid w:val="007F4E05"/>
    <w:rsid w:val="00800E6B"/>
    <w:rsid w:val="00806B3F"/>
    <w:rsid w:val="00820602"/>
    <w:rsid w:val="00826EAF"/>
    <w:rsid w:val="00845D46"/>
    <w:rsid w:val="00846AD0"/>
    <w:rsid w:val="00854594"/>
    <w:rsid w:val="008576A2"/>
    <w:rsid w:val="00860295"/>
    <w:rsid w:val="008820F9"/>
    <w:rsid w:val="00885127"/>
    <w:rsid w:val="00886F48"/>
    <w:rsid w:val="00890392"/>
    <w:rsid w:val="00890E2C"/>
    <w:rsid w:val="00892633"/>
    <w:rsid w:val="00896C82"/>
    <w:rsid w:val="008A0305"/>
    <w:rsid w:val="008A0B8A"/>
    <w:rsid w:val="008B3CAF"/>
    <w:rsid w:val="008C1DAF"/>
    <w:rsid w:val="008C38B9"/>
    <w:rsid w:val="008D123C"/>
    <w:rsid w:val="008D3023"/>
    <w:rsid w:val="008E57C1"/>
    <w:rsid w:val="008E6282"/>
    <w:rsid w:val="008E6A7E"/>
    <w:rsid w:val="008F233C"/>
    <w:rsid w:val="008F5D4E"/>
    <w:rsid w:val="008F78AA"/>
    <w:rsid w:val="00900A1A"/>
    <w:rsid w:val="0090242D"/>
    <w:rsid w:val="00905823"/>
    <w:rsid w:val="00920845"/>
    <w:rsid w:val="009250E8"/>
    <w:rsid w:val="00933E03"/>
    <w:rsid w:val="0093403A"/>
    <w:rsid w:val="00954E3C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A7A7D"/>
    <w:rsid w:val="009B444A"/>
    <w:rsid w:val="009C0AAB"/>
    <w:rsid w:val="009C6480"/>
    <w:rsid w:val="009D2E9A"/>
    <w:rsid w:val="009E176D"/>
    <w:rsid w:val="009E1A8D"/>
    <w:rsid w:val="009E34BF"/>
    <w:rsid w:val="009E6240"/>
    <w:rsid w:val="009F0B3C"/>
    <w:rsid w:val="00A04FFD"/>
    <w:rsid w:val="00A053B8"/>
    <w:rsid w:val="00A12318"/>
    <w:rsid w:val="00A15538"/>
    <w:rsid w:val="00A27F68"/>
    <w:rsid w:val="00A41C32"/>
    <w:rsid w:val="00A438CF"/>
    <w:rsid w:val="00A45499"/>
    <w:rsid w:val="00A47DA0"/>
    <w:rsid w:val="00A54E42"/>
    <w:rsid w:val="00A733C6"/>
    <w:rsid w:val="00A736E8"/>
    <w:rsid w:val="00A75371"/>
    <w:rsid w:val="00A828C5"/>
    <w:rsid w:val="00A82EC0"/>
    <w:rsid w:val="00A834EA"/>
    <w:rsid w:val="00A85061"/>
    <w:rsid w:val="00A8610F"/>
    <w:rsid w:val="00A866B9"/>
    <w:rsid w:val="00A941B9"/>
    <w:rsid w:val="00A96F0F"/>
    <w:rsid w:val="00AA3623"/>
    <w:rsid w:val="00AB024A"/>
    <w:rsid w:val="00AB0A31"/>
    <w:rsid w:val="00AB1739"/>
    <w:rsid w:val="00AB37AF"/>
    <w:rsid w:val="00AC518F"/>
    <w:rsid w:val="00AC7393"/>
    <w:rsid w:val="00AC796B"/>
    <w:rsid w:val="00AD42E2"/>
    <w:rsid w:val="00AD4887"/>
    <w:rsid w:val="00AD7788"/>
    <w:rsid w:val="00AE3BDF"/>
    <w:rsid w:val="00AE4A82"/>
    <w:rsid w:val="00B00555"/>
    <w:rsid w:val="00B058CE"/>
    <w:rsid w:val="00B06DAA"/>
    <w:rsid w:val="00B14CD8"/>
    <w:rsid w:val="00B23A25"/>
    <w:rsid w:val="00B23ADC"/>
    <w:rsid w:val="00B26151"/>
    <w:rsid w:val="00B372FB"/>
    <w:rsid w:val="00B432C0"/>
    <w:rsid w:val="00B55897"/>
    <w:rsid w:val="00B55D5B"/>
    <w:rsid w:val="00B56070"/>
    <w:rsid w:val="00B620B0"/>
    <w:rsid w:val="00B6690B"/>
    <w:rsid w:val="00B70BBD"/>
    <w:rsid w:val="00B71C68"/>
    <w:rsid w:val="00B75189"/>
    <w:rsid w:val="00B7626E"/>
    <w:rsid w:val="00B83409"/>
    <w:rsid w:val="00BA2C6B"/>
    <w:rsid w:val="00BB1C86"/>
    <w:rsid w:val="00BC0B7B"/>
    <w:rsid w:val="00BC1B1C"/>
    <w:rsid w:val="00BC3EF9"/>
    <w:rsid w:val="00BC58CB"/>
    <w:rsid w:val="00BC638E"/>
    <w:rsid w:val="00BD1DA0"/>
    <w:rsid w:val="00BD304E"/>
    <w:rsid w:val="00BD32A9"/>
    <w:rsid w:val="00BD4C07"/>
    <w:rsid w:val="00BD6FDE"/>
    <w:rsid w:val="00BE51D3"/>
    <w:rsid w:val="00BE5A60"/>
    <w:rsid w:val="00BE666B"/>
    <w:rsid w:val="00C038C5"/>
    <w:rsid w:val="00C10FD4"/>
    <w:rsid w:val="00C21960"/>
    <w:rsid w:val="00C22875"/>
    <w:rsid w:val="00C330B4"/>
    <w:rsid w:val="00C548A4"/>
    <w:rsid w:val="00C75A7B"/>
    <w:rsid w:val="00CD625A"/>
    <w:rsid w:val="00CE7E95"/>
    <w:rsid w:val="00D04E6B"/>
    <w:rsid w:val="00D079B0"/>
    <w:rsid w:val="00D10071"/>
    <w:rsid w:val="00D12DA2"/>
    <w:rsid w:val="00D1684D"/>
    <w:rsid w:val="00D23E0B"/>
    <w:rsid w:val="00D24E70"/>
    <w:rsid w:val="00D25B81"/>
    <w:rsid w:val="00D2678F"/>
    <w:rsid w:val="00D30F3C"/>
    <w:rsid w:val="00D32996"/>
    <w:rsid w:val="00D353AF"/>
    <w:rsid w:val="00D37F41"/>
    <w:rsid w:val="00D600B2"/>
    <w:rsid w:val="00D62B7F"/>
    <w:rsid w:val="00D67A0C"/>
    <w:rsid w:val="00D70FE3"/>
    <w:rsid w:val="00D7615E"/>
    <w:rsid w:val="00D8092C"/>
    <w:rsid w:val="00D80E0B"/>
    <w:rsid w:val="00D81287"/>
    <w:rsid w:val="00D81ACA"/>
    <w:rsid w:val="00D81E2F"/>
    <w:rsid w:val="00D82B6B"/>
    <w:rsid w:val="00D86FC3"/>
    <w:rsid w:val="00D91D7B"/>
    <w:rsid w:val="00D92800"/>
    <w:rsid w:val="00D966F1"/>
    <w:rsid w:val="00DA3F9E"/>
    <w:rsid w:val="00DA5FCF"/>
    <w:rsid w:val="00DB12EE"/>
    <w:rsid w:val="00DB3A10"/>
    <w:rsid w:val="00DB476E"/>
    <w:rsid w:val="00DB58F4"/>
    <w:rsid w:val="00DB739D"/>
    <w:rsid w:val="00DC29D4"/>
    <w:rsid w:val="00DC2D6D"/>
    <w:rsid w:val="00DC319B"/>
    <w:rsid w:val="00DC7D19"/>
    <w:rsid w:val="00DD7E54"/>
    <w:rsid w:val="00DF2177"/>
    <w:rsid w:val="00E03DD7"/>
    <w:rsid w:val="00E0630B"/>
    <w:rsid w:val="00E123A2"/>
    <w:rsid w:val="00E131F8"/>
    <w:rsid w:val="00E1763B"/>
    <w:rsid w:val="00E21453"/>
    <w:rsid w:val="00E23782"/>
    <w:rsid w:val="00E25C07"/>
    <w:rsid w:val="00E25FFA"/>
    <w:rsid w:val="00E31E18"/>
    <w:rsid w:val="00E36088"/>
    <w:rsid w:val="00E4236D"/>
    <w:rsid w:val="00E44080"/>
    <w:rsid w:val="00E52E5D"/>
    <w:rsid w:val="00E624B9"/>
    <w:rsid w:val="00E6583E"/>
    <w:rsid w:val="00E6593A"/>
    <w:rsid w:val="00E6688A"/>
    <w:rsid w:val="00E74BA6"/>
    <w:rsid w:val="00E80062"/>
    <w:rsid w:val="00E830F7"/>
    <w:rsid w:val="00E862A9"/>
    <w:rsid w:val="00E87F9D"/>
    <w:rsid w:val="00E95DFF"/>
    <w:rsid w:val="00EA302D"/>
    <w:rsid w:val="00EA41B8"/>
    <w:rsid w:val="00EA5AAC"/>
    <w:rsid w:val="00EA704D"/>
    <w:rsid w:val="00EB2DF3"/>
    <w:rsid w:val="00EC40DF"/>
    <w:rsid w:val="00EC5041"/>
    <w:rsid w:val="00ED09C0"/>
    <w:rsid w:val="00ED3097"/>
    <w:rsid w:val="00ED69BB"/>
    <w:rsid w:val="00EE1168"/>
    <w:rsid w:val="00EE3163"/>
    <w:rsid w:val="00EF4102"/>
    <w:rsid w:val="00EF7438"/>
    <w:rsid w:val="00F0050D"/>
    <w:rsid w:val="00F04DCB"/>
    <w:rsid w:val="00F157C0"/>
    <w:rsid w:val="00F216A6"/>
    <w:rsid w:val="00F21ED7"/>
    <w:rsid w:val="00F22BA2"/>
    <w:rsid w:val="00F26A9B"/>
    <w:rsid w:val="00F41894"/>
    <w:rsid w:val="00F4512C"/>
    <w:rsid w:val="00F50FE3"/>
    <w:rsid w:val="00F52705"/>
    <w:rsid w:val="00F6239C"/>
    <w:rsid w:val="00F73012"/>
    <w:rsid w:val="00F7739F"/>
    <w:rsid w:val="00F81F7F"/>
    <w:rsid w:val="00F822F0"/>
    <w:rsid w:val="00F86315"/>
    <w:rsid w:val="00FA21C1"/>
    <w:rsid w:val="00FA4CC8"/>
    <w:rsid w:val="00FB08BD"/>
    <w:rsid w:val="00FB4092"/>
    <w:rsid w:val="00FD1E17"/>
    <w:rsid w:val="00FD3E10"/>
    <w:rsid w:val="00FD40DA"/>
    <w:rsid w:val="00FE2953"/>
    <w:rsid w:val="00FE2FDA"/>
    <w:rsid w:val="00FE40A6"/>
    <w:rsid w:val="00FF1151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081511"/>
  <w15:docId w15:val="{FD774AB2-0A0E-4000-908B-9E07D645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styleId="a8">
    <w:name w:val="Hyperlink"/>
    <w:uiPriority w:val="99"/>
    <w:unhideWhenUsed/>
    <w:rsid w:val="003D5AEB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456F81"/>
    <w:rPr>
      <w:sz w:val="18"/>
      <w:szCs w:val="18"/>
    </w:rPr>
  </w:style>
  <w:style w:type="character" w:customStyle="1" w:styleId="aa">
    <w:name w:val="批注框文本 字符"/>
    <w:link w:val="a9"/>
    <w:uiPriority w:val="99"/>
    <w:semiHidden/>
    <w:rsid w:val="00456F8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3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15</Pages>
  <Words>424</Words>
  <Characters>2421</Characters>
  <Application>Microsoft Office Word</Application>
  <DocSecurity>0</DocSecurity>
  <Lines>20</Lines>
  <Paragraphs>5</Paragraphs>
  <ScaleCrop>false</ScaleCrop>
  <Company>微软中国</Company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Tony</cp:lastModifiedBy>
  <cp:revision>433</cp:revision>
  <cp:lastPrinted>2014-03-22T07:24:00Z</cp:lastPrinted>
  <dcterms:created xsi:type="dcterms:W3CDTF">2014-02-26T06:16:00Z</dcterms:created>
  <dcterms:modified xsi:type="dcterms:W3CDTF">2023-12-27T12:39:00Z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