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4B0C" w:rsidRDefault="007B4B0C"/>
    <w:p w:rsidR="007B4B0C" w:rsidRDefault="007B4B0C" w:rsidP="00211059">
      <w:pPr>
        <w:jc w:val="center"/>
        <w:rPr>
          <w:rFonts w:ascii="宋体"/>
          <w:b/>
          <w:bCs/>
          <w:sz w:val="44"/>
          <w:szCs w:val="44"/>
        </w:rPr>
      </w:pPr>
    </w:p>
    <w:p w:rsidR="007B4B0C" w:rsidRDefault="007B4B0C" w:rsidP="00211059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:rsidR="007B4B0C" w:rsidRPr="00AD7788" w:rsidRDefault="007B4B0C">
      <w:pPr>
        <w:rPr>
          <w:b/>
          <w:bCs/>
          <w:sz w:val="28"/>
          <w:szCs w:val="28"/>
        </w:rPr>
      </w:pPr>
    </w:p>
    <w:p w:rsidR="007B4B0C" w:rsidRDefault="007B4B0C">
      <w:pPr>
        <w:rPr>
          <w:b/>
          <w:bCs/>
          <w:sz w:val="28"/>
          <w:szCs w:val="28"/>
        </w:rPr>
      </w:pPr>
    </w:p>
    <w:p w:rsidR="007B4B0C" w:rsidRPr="009C6480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0E7975" w:rsidRPr="000E7975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0E7975" w:rsidRPr="000E7975">
        <w:rPr>
          <w:rFonts w:cs="宋体"/>
          <w:b/>
          <w:bCs/>
          <w:sz w:val="28"/>
          <w:szCs w:val="28"/>
          <w:u w:val="single"/>
        </w:rPr>
        <w:t xml:space="preserve">          </w:t>
      </w:r>
      <w:r w:rsidR="000E7975">
        <w:rPr>
          <w:rFonts w:cs="宋体"/>
          <w:b/>
          <w:bCs/>
          <w:sz w:val="28"/>
          <w:szCs w:val="28"/>
          <w:u w:val="single"/>
        </w:rPr>
        <w:t xml:space="preserve">   </w:t>
      </w:r>
      <w:r w:rsidR="005137EF" w:rsidRPr="00377FF1">
        <w:rPr>
          <w:rFonts w:cs="宋体"/>
          <w:b/>
          <w:bCs/>
          <w:sz w:val="28"/>
          <w:szCs w:val="28"/>
          <w:u w:val="single"/>
        </w:rPr>
        <w:t>Java</w:t>
      </w:r>
      <w:r w:rsidR="006A3876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Pr="00377FF1">
        <w:rPr>
          <w:b/>
          <w:bCs/>
          <w:sz w:val="28"/>
          <w:szCs w:val="28"/>
          <w:u w:val="single"/>
        </w:rPr>
        <w:t xml:space="preserve">  </w:t>
      </w:r>
      <w:r w:rsidR="00377FF1">
        <w:rPr>
          <w:b/>
          <w:bCs/>
          <w:sz w:val="28"/>
          <w:szCs w:val="28"/>
          <w:u w:val="single"/>
        </w:rPr>
        <w:t xml:space="preserve">                               </w:t>
      </w:r>
    </w:p>
    <w:p w:rsidR="007B4B0C" w:rsidRPr="006C3FB7" w:rsidRDefault="007B4B0C">
      <w:pPr>
        <w:rPr>
          <w:b/>
          <w:bCs/>
          <w:sz w:val="28"/>
          <w:szCs w:val="28"/>
        </w:rPr>
      </w:pPr>
    </w:p>
    <w:p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0E7975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0E7975">
        <w:rPr>
          <w:rFonts w:cs="宋体"/>
          <w:b/>
          <w:bCs/>
          <w:sz w:val="28"/>
          <w:szCs w:val="28"/>
          <w:u w:val="single"/>
        </w:rPr>
        <w:t xml:space="preserve">     </w:t>
      </w:r>
      <w:r w:rsidR="000832B4" w:rsidRPr="000832B4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0832B4" w:rsidRPr="000832B4">
        <w:rPr>
          <w:rFonts w:cs="宋体" w:hint="eastAsia"/>
          <w:b/>
          <w:bCs/>
          <w:sz w:val="28"/>
          <w:szCs w:val="28"/>
          <w:u w:val="single"/>
        </w:rPr>
        <w:t xml:space="preserve">2 </w:t>
      </w:r>
      <w:r w:rsidR="000832B4" w:rsidRPr="000832B4">
        <w:rPr>
          <w:rFonts w:cs="宋体" w:hint="eastAsia"/>
          <w:b/>
          <w:bCs/>
          <w:sz w:val="28"/>
          <w:szCs w:val="28"/>
          <w:u w:val="single"/>
        </w:rPr>
        <w:t>类的初级应用</w:t>
      </w:r>
      <w:r w:rsidR="00BC638E">
        <w:rPr>
          <w:rFonts w:cs="宋体" w:hint="eastAsia"/>
          <w:b/>
          <w:bCs/>
          <w:sz w:val="28"/>
          <w:szCs w:val="28"/>
          <w:u w:val="single"/>
        </w:rPr>
        <w:t xml:space="preserve">     </w:t>
      </w:r>
      <w:r w:rsidR="004E3533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</w:t>
      </w:r>
      <w:r w:rsidR="007D3EF0">
        <w:rPr>
          <w:b/>
          <w:bCs/>
          <w:sz w:val="28"/>
          <w:szCs w:val="28"/>
          <w:u w:val="single"/>
        </w:rPr>
        <w:t xml:space="preserve"> </w:t>
      </w:r>
      <w:r w:rsidR="000832B4"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:rsidR="007B4B0C" w:rsidRPr="005A5387" w:rsidRDefault="007B4B0C" w:rsidP="00DB12EE">
      <w:pPr>
        <w:rPr>
          <w:b/>
          <w:bCs/>
          <w:sz w:val="28"/>
          <w:szCs w:val="28"/>
        </w:rPr>
      </w:pPr>
    </w:p>
    <w:p w:rsidR="007B4B0C" w:rsidRPr="006D267A" w:rsidRDefault="007B4B0C" w:rsidP="00DB12EE">
      <w:pPr>
        <w:rPr>
          <w:b/>
          <w:bCs/>
          <w:color w:val="000000"/>
          <w:sz w:val="28"/>
          <w:szCs w:val="28"/>
          <w:u w:val="single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</w:t>
      </w:r>
      <w:r w:rsidR="000E7975">
        <w:rPr>
          <w:b/>
          <w:bCs/>
          <w:color w:val="000000"/>
          <w:sz w:val="28"/>
          <w:szCs w:val="28"/>
          <w:u w:val="single"/>
        </w:rPr>
        <w:t xml:space="preserve">     </w:t>
      </w:r>
      <w:r w:rsidR="004A61C3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:rsidR="007B4B0C" w:rsidRPr="00627B7B" w:rsidRDefault="007B4B0C">
      <w:pPr>
        <w:rPr>
          <w:b/>
          <w:bCs/>
          <w:color w:val="FF0000"/>
          <w:sz w:val="28"/>
          <w:szCs w:val="28"/>
        </w:rPr>
      </w:pPr>
    </w:p>
    <w:p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</w:t>
      </w:r>
      <w:r w:rsidR="000E7975">
        <w:rPr>
          <w:b/>
          <w:bCs/>
          <w:color w:val="000000"/>
          <w:sz w:val="28"/>
          <w:szCs w:val="28"/>
          <w:u w:val="single"/>
        </w:rPr>
        <w:t xml:space="preserve"> </w:t>
      </w:r>
      <w:r w:rsidR="004A61C3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计算机科学与技术（创新班）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:rsidR="007B4B0C" w:rsidRPr="00734A1A" w:rsidRDefault="007B4B0C">
      <w:pPr>
        <w:rPr>
          <w:b/>
          <w:bCs/>
          <w:sz w:val="28"/>
          <w:szCs w:val="28"/>
        </w:rPr>
      </w:pPr>
    </w:p>
    <w:p w:rsidR="007B4B0C" w:rsidRDefault="007B4B0C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0E7975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0E7975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4C67CA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:rsidR="007B4B0C" w:rsidRDefault="007B4B0C">
      <w:pPr>
        <w:rPr>
          <w:b/>
          <w:bCs/>
          <w:sz w:val="28"/>
          <w:szCs w:val="28"/>
        </w:rPr>
      </w:pPr>
    </w:p>
    <w:p w:rsidR="007B4B0C" w:rsidRPr="006D267A" w:rsidRDefault="007B4B0C">
      <w:pPr>
        <w:rPr>
          <w:b/>
          <w:bCs/>
          <w:color w:val="000000"/>
          <w:sz w:val="28"/>
          <w:szCs w:val="28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proofErr w:type="gramStart"/>
      <w:r w:rsidR="004A61C3">
        <w:rPr>
          <w:rFonts w:cs="宋体" w:hint="eastAsia"/>
          <w:b/>
          <w:bCs/>
          <w:color w:val="000000"/>
          <w:sz w:val="28"/>
          <w:szCs w:val="28"/>
          <w:u w:val="single"/>
        </w:rPr>
        <w:t>何泽锋</w:t>
      </w:r>
      <w:proofErr w:type="gramEnd"/>
      <w:r w:rsidRPr="006D267A">
        <w:rPr>
          <w:b/>
          <w:bCs/>
          <w:color w:val="000000"/>
          <w:sz w:val="28"/>
          <w:szCs w:val="28"/>
          <w:u w:val="single"/>
        </w:rPr>
        <w:t xml:space="preserve"> 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4A61C3">
        <w:rPr>
          <w:rFonts w:cs="宋体"/>
          <w:b/>
          <w:bCs/>
          <w:color w:val="000000"/>
          <w:sz w:val="28"/>
          <w:szCs w:val="28"/>
          <w:u w:val="single"/>
        </w:rPr>
        <w:t>2022150221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</w:t>
      </w:r>
      <w:r w:rsidRPr="006D267A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4A61C3">
        <w:rPr>
          <w:rFonts w:cs="宋体" w:hint="eastAsia"/>
          <w:b/>
          <w:bCs/>
          <w:color w:val="000000"/>
          <w:sz w:val="28"/>
          <w:szCs w:val="28"/>
          <w:u w:val="single"/>
        </w:rPr>
        <w:t>高性能特色班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:rsidR="007B4B0C" w:rsidRPr="0048011C" w:rsidRDefault="007B4B0C">
      <w:pPr>
        <w:rPr>
          <w:b/>
          <w:bCs/>
          <w:color w:val="FF0000"/>
          <w:sz w:val="28"/>
          <w:szCs w:val="28"/>
        </w:rPr>
      </w:pPr>
    </w:p>
    <w:p w:rsidR="007B4B0C" w:rsidRPr="0048011C" w:rsidRDefault="007B4B0C">
      <w:pPr>
        <w:rPr>
          <w:b/>
          <w:bCs/>
          <w:color w:val="FF0000"/>
          <w:sz w:val="28"/>
          <w:szCs w:val="28"/>
        </w:rPr>
      </w:pPr>
      <w:r w:rsidRPr="004E4D52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FC6370" w:rsidRPr="00FC6370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921625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9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21625">
        <w:rPr>
          <w:rFonts w:cs="宋体" w:hint="eastAsia"/>
          <w:b/>
          <w:bCs/>
          <w:color w:val="000000"/>
          <w:sz w:val="28"/>
          <w:szCs w:val="28"/>
          <w:u w:val="single"/>
        </w:rPr>
        <w:t>18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C9542C">
        <w:rPr>
          <w:rFonts w:cs="宋体" w:hint="eastAsia"/>
          <w:b/>
          <w:bCs/>
          <w:color w:val="000000"/>
          <w:sz w:val="28"/>
          <w:szCs w:val="28"/>
          <w:u w:val="single"/>
        </w:rPr>
        <w:t>二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 w:rsidR="0092229B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921625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21625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D9322D">
        <w:rPr>
          <w:rFonts w:cs="宋体"/>
          <w:b/>
          <w:bCs/>
          <w:color w:val="000000"/>
          <w:sz w:val="28"/>
          <w:szCs w:val="28"/>
          <w:u w:val="single"/>
        </w:rPr>
        <w:t>14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D9322D">
        <w:rPr>
          <w:rFonts w:cs="宋体" w:hint="eastAsia"/>
          <w:b/>
          <w:bCs/>
          <w:color w:val="000000"/>
          <w:sz w:val="28"/>
          <w:szCs w:val="28"/>
          <w:u w:val="single"/>
        </w:rPr>
        <w:t>六</w:t>
      </w:r>
      <w:r w:rsidR="0092229B" w:rsidRPr="0092229B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:rsidR="007B4B0C" w:rsidRPr="003A09BD" w:rsidRDefault="007B4B0C">
      <w:pPr>
        <w:rPr>
          <w:b/>
          <w:bCs/>
          <w:color w:val="FF0000"/>
          <w:sz w:val="28"/>
          <w:szCs w:val="28"/>
        </w:rPr>
      </w:pPr>
    </w:p>
    <w:p w:rsidR="007B4B0C" w:rsidRPr="006D267A" w:rsidRDefault="007B4B0C" w:rsidP="00B55D5B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6D267A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6D267A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6D267A">
        <w:rPr>
          <w:b/>
          <w:bCs/>
          <w:color w:val="000000"/>
          <w:sz w:val="28"/>
          <w:szCs w:val="28"/>
          <w:u w:val="single"/>
        </w:rPr>
        <w:t xml:space="preserve">    </w:t>
      </w:r>
      <w:ins w:id="0" w:author="Tony" w:date="2023-09-26T18:56:00Z">
        <w:r w:rsidR="00273DB7">
          <w:rPr>
            <w:b/>
            <w:bCs/>
            <w:color w:val="000000"/>
            <w:sz w:val="28"/>
            <w:szCs w:val="28"/>
            <w:u w:val="single"/>
          </w:rPr>
          <w:t xml:space="preserve"> </w:t>
        </w:r>
        <w:r w:rsidR="00273DB7">
          <w:rPr>
            <w:rFonts w:cs="宋体"/>
            <w:b/>
            <w:bCs/>
            <w:color w:val="000000"/>
            <w:sz w:val="28"/>
            <w:szCs w:val="28"/>
            <w:u w:val="single"/>
          </w:rPr>
          <w:t>2023</w:t>
        </w:r>
        <w:r w:rsidR="00273DB7">
          <w:rPr>
            <w:rFonts w:cs="宋体" w:hint="eastAsia"/>
            <w:b/>
            <w:bCs/>
            <w:color w:val="000000"/>
            <w:sz w:val="28"/>
            <w:szCs w:val="28"/>
            <w:u w:val="single"/>
          </w:rPr>
          <w:t>年</w:t>
        </w:r>
        <w:r w:rsidR="00273DB7">
          <w:rPr>
            <w:rFonts w:cs="宋体"/>
            <w:b/>
            <w:bCs/>
            <w:color w:val="000000"/>
            <w:sz w:val="28"/>
            <w:szCs w:val="28"/>
            <w:u w:val="single"/>
          </w:rPr>
          <w:t>9</w:t>
        </w:r>
        <w:r w:rsidR="00273DB7">
          <w:rPr>
            <w:rFonts w:cs="宋体" w:hint="eastAsia"/>
            <w:b/>
            <w:bCs/>
            <w:color w:val="000000"/>
            <w:sz w:val="28"/>
            <w:szCs w:val="28"/>
            <w:u w:val="single"/>
          </w:rPr>
          <w:t>月</w:t>
        </w:r>
        <w:r w:rsidR="00273DB7">
          <w:rPr>
            <w:rFonts w:cs="宋体"/>
            <w:b/>
            <w:bCs/>
            <w:color w:val="000000"/>
            <w:sz w:val="28"/>
            <w:szCs w:val="28"/>
            <w:u w:val="single"/>
          </w:rPr>
          <w:t>26</w:t>
        </w:r>
        <w:r w:rsidR="00273DB7">
          <w:rPr>
            <w:rFonts w:cs="宋体" w:hint="eastAsia"/>
            <w:b/>
            <w:bCs/>
            <w:color w:val="000000"/>
            <w:sz w:val="28"/>
            <w:szCs w:val="28"/>
            <w:u w:val="single"/>
          </w:rPr>
          <w:t>日</w:t>
        </w:r>
      </w:ins>
      <w:r w:rsidRPr="006D267A"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 w:rsidR="007B4B0C" w:rsidRDefault="007B4B0C">
      <w:pPr>
        <w:jc w:val="center"/>
        <w:rPr>
          <w:b/>
          <w:bCs/>
          <w:sz w:val="44"/>
          <w:szCs w:val="44"/>
        </w:rPr>
      </w:pPr>
    </w:p>
    <w:p w:rsidR="007B4B0C" w:rsidRPr="00096447" w:rsidRDefault="007B4B0C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</w:t>
      </w:r>
      <w:r w:rsidRPr="00096447">
        <w:rPr>
          <w:rFonts w:cs="宋体" w:hint="eastAsia"/>
          <w:b/>
          <w:bCs/>
          <w:sz w:val="24"/>
          <w:szCs w:val="24"/>
        </w:rPr>
        <w:t>制</w:t>
      </w:r>
      <w:bookmarkStart w:id="1" w:name="_GoBack"/>
      <w:bookmarkEnd w:id="1"/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>
        <w:trPr>
          <w:trHeight w:val="4920"/>
        </w:trPr>
        <w:tc>
          <w:tcPr>
            <w:tcW w:w="8220" w:type="dxa"/>
          </w:tcPr>
          <w:p w:rsidR="007B4B0C" w:rsidRPr="007D53C0" w:rsidRDefault="007B4B0C" w:rsidP="00E131F8">
            <w:pPr>
              <w:rPr>
                <w:b/>
                <w:bCs/>
                <w:sz w:val="24"/>
                <w:szCs w:val="24"/>
              </w:rPr>
            </w:pPr>
            <w:r w:rsidRPr="007D53C0">
              <w:rPr>
                <w:rFonts w:cs="宋体" w:hint="eastAsia"/>
                <w:b/>
                <w:bCs/>
              </w:rPr>
              <w:lastRenderedPageBreak/>
              <w:t>实验目的与要求</w:t>
            </w:r>
            <w:r w:rsidRPr="007D53C0"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:rsidR="007B4B0C" w:rsidRPr="00933E03" w:rsidRDefault="008E57C1" w:rsidP="008E57C1">
            <w:r>
              <w:rPr>
                <w:rFonts w:cs="宋体" w:hint="eastAsia"/>
                <w:b/>
                <w:bCs/>
              </w:rPr>
              <w:t xml:space="preserve">    </w:t>
            </w:r>
            <w:r w:rsidR="007B4B0C" w:rsidRPr="00F73012">
              <w:rPr>
                <w:rFonts w:cs="宋体" w:hint="eastAsia"/>
                <w:b/>
                <w:bCs/>
              </w:rPr>
              <w:t>实验目的：</w:t>
            </w:r>
            <w:r w:rsidR="00D30104">
              <w:rPr>
                <w:rFonts w:ascii="宋体" w:hAnsi="宋体" w:hint="eastAsia"/>
              </w:rPr>
              <w:t>初步掌握</w:t>
            </w:r>
            <w:r w:rsidR="00142778" w:rsidRPr="00142778">
              <w:rPr>
                <w:rFonts w:ascii="宋体" w:hAnsi="宋体" w:hint="eastAsia"/>
              </w:rPr>
              <w:t>面向对象编程中类的编写。</w:t>
            </w:r>
          </w:p>
          <w:p w:rsidR="00AC7393" w:rsidRDefault="007B4B0C" w:rsidP="00AC7393">
            <w:pPr>
              <w:ind w:firstLine="420"/>
              <w:rPr>
                <w:rFonts w:cs="宋体"/>
                <w:b/>
                <w:bCs/>
              </w:rPr>
            </w:pPr>
            <w:r w:rsidRPr="00F73012">
              <w:rPr>
                <w:rFonts w:cs="宋体" w:hint="eastAsia"/>
                <w:b/>
                <w:bCs/>
              </w:rPr>
              <w:t>实验要求：</w:t>
            </w:r>
          </w:p>
          <w:p w:rsidR="006F240E" w:rsidRDefault="006F240E" w:rsidP="001407C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(1)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运行</w:t>
            </w:r>
            <w:r w:rsidR="00D76DBF">
              <w:rPr>
                <w:rFonts w:cs="宋体" w:hint="eastAsia"/>
                <w:bCs/>
              </w:rPr>
              <w:t>第</w:t>
            </w:r>
            <w:r w:rsidR="00D76DBF">
              <w:rPr>
                <w:rFonts w:cs="宋体" w:hint="eastAsia"/>
                <w:bCs/>
              </w:rPr>
              <w:t>4</w:t>
            </w:r>
            <w:r w:rsidR="00D76DBF">
              <w:rPr>
                <w:rFonts w:cs="宋体" w:hint="eastAsia"/>
                <w:bCs/>
              </w:rPr>
              <w:t>章</w:t>
            </w:r>
            <w:r>
              <w:rPr>
                <w:rFonts w:cs="宋体" w:hint="eastAsia"/>
                <w:bCs/>
              </w:rPr>
              <w:t>课件</w:t>
            </w:r>
            <w:r w:rsidR="00D76DBF">
              <w:rPr>
                <w:rFonts w:cs="宋体" w:hint="eastAsia"/>
                <w:bCs/>
              </w:rPr>
              <w:t>中</w:t>
            </w:r>
            <w:r>
              <w:rPr>
                <w:rFonts w:cs="宋体" w:hint="eastAsia"/>
                <w:bCs/>
              </w:rPr>
              <w:t>第</w:t>
            </w:r>
            <w:r w:rsidR="00105FBC"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24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3</w:t>
            </w:r>
            <w:r w:rsidR="001407CD">
              <w:rPr>
                <w:rFonts w:cs="宋体" w:hint="eastAsia"/>
                <w:bCs/>
              </w:rPr>
              <w:t>8</w:t>
            </w:r>
            <w:r>
              <w:rPr>
                <w:rFonts w:cs="宋体" w:hint="eastAsia"/>
                <w:bCs/>
              </w:rPr>
              <w:t>页</w:t>
            </w:r>
            <w:r w:rsidR="002A08DD">
              <w:rPr>
                <w:rFonts w:cs="宋体" w:hint="eastAsia"/>
                <w:bCs/>
              </w:rPr>
              <w:t>和第</w:t>
            </w:r>
            <w:r w:rsidR="001407CD">
              <w:rPr>
                <w:rFonts w:cs="宋体" w:hint="eastAsia"/>
                <w:bCs/>
              </w:rPr>
              <w:t>40</w:t>
            </w:r>
            <w:r w:rsidR="002A08DD">
              <w:rPr>
                <w:rFonts w:cs="宋体" w:hint="eastAsia"/>
                <w:bCs/>
              </w:rPr>
              <w:t>页</w:t>
            </w:r>
            <w:r w:rsidR="000B606D">
              <w:rPr>
                <w:rFonts w:cs="宋体" w:hint="eastAsia"/>
                <w:bCs/>
              </w:rPr>
              <w:t>中</w:t>
            </w:r>
            <w:r>
              <w:rPr>
                <w:rFonts w:cs="宋体" w:hint="eastAsia"/>
                <w:bCs/>
              </w:rPr>
              <w:t>的</w:t>
            </w:r>
            <w:r w:rsidR="002A08DD">
              <w:rPr>
                <w:rFonts w:cs="宋体" w:hint="eastAsia"/>
                <w:bCs/>
              </w:rPr>
              <w:t>四</w:t>
            </w:r>
            <w:r w:rsidR="00DF0C2B"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程序，并对每一行语句加上注释。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截图和简要的</w:t>
            </w:r>
            <w:r w:rsidRPr="00095594">
              <w:rPr>
                <w:rFonts w:cs="宋体" w:hint="eastAsia"/>
                <w:bCs/>
              </w:rPr>
              <w:t>文字说明。</w:t>
            </w:r>
            <w:r>
              <w:rPr>
                <w:rFonts w:cs="宋体" w:hint="eastAsia"/>
                <w:bCs/>
              </w:rPr>
              <w:t>（</w:t>
            </w:r>
            <w:r w:rsidR="003E54FF"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:rsidR="001407CD" w:rsidRDefault="00012888" w:rsidP="001407C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 w:rsidR="002452F7"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 w:rsidRPr="00012888">
              <w:rPr>
                <w:rFonts w:cs="宋体" w:hint="eastAsia"/>
                <w:bCs/>
              </w:rPr>
              <w:t>.</w:t>
            </w:r>
            <w:r w:rsidRPr="00012888">
              <w:rPr>
                <w:rFonts w:cs="宋体" w:hint="eastAsia"/>
                <w:bCs/>
              </w:rPr>
              <w:t>编写一个</w:t>
            </w:r>
            <w:r w:rsidR="004730FE">
              <w:rPr>
                <w:rFonts w:cs="宋体"/>
                <w:bCs/>
              </w:rPr>
              <w:t>Student</w:t>
            </w:r>
            <w:r w:rsidRPr="00012888">
              <w:rPr>
                <w:rFonts w:cs="宋体" w:hint="eastAsia"/>
                <w:bCs/>
              </w:rPr>
              <w:t>类。类中包含</w:t>
            </w:r>
            <w:r w:rsidR="004279BF">
              <w:rPr>
                <w:rFonts w:cs="宋体" w:hint="eastAsia"/>
                <w:bCs/>
              </w:rPr>
              <w:t>以下</w:t>
            </w:r>
            <w:r w:rsidRPr="00012888">
              <w:rPr>
                <w:rFonts w:cs="宋体" w:hint="eastAsia"/>
                <w:bCs/>
              </w:rPr>
              <w:t>成员变量</w:t>
            </w:r>
            <w:r w:rsidR="004279BF">
              <w:rPr>
                <w:rFonts w:cs="宋体" w:hint="eastAsia"/>
                <w:bCs/>
              </w:rPr>
              <w:t>：</w:t>
            </w:r>
            <w:r w:rsidRPr="00012888">
              <w:rPr>
                <w:rFonts w:cs="宋体" w:hint="eastAsia"/>
                <w:bCs/>
              </w:rPr>
              <w:t>name</w:t>
            </w:r>
            <w:r w:rsidR="004279BF">
              <w:rPr>
                <w:rFonts w:cs="宋体" w:hint="eastAsia"/>
                <w:bCs/>
              </w:rPr>
              <w:t>（姓名）</w:t>
            </w:r>
            <w:r w:rsidRPr="00012888">
              <w:rPr>
                <w:rFonts w:cs="宋体" w:hint="eastAsia"/>
                <w:bCs/>
              </w:rPr>
              <w:t>、</w:t>
            </w:r>
            <w:proofErr w:type="spellStart"/>
            <w:r w:rsidR="004730FE">
              <w:rPr>
                <w:rFonts w:cs="宋体" w:hint="eastAsia"/>
                <w:bCs/>
              </w:rPr>
              <w:t>stu</w:t>
            </w:r>
            <w:r w:rsidR="004730FE">
              <w:rPr>
                <w:rFonts w:cs="宋体"/>
                <w:bCs/>
              </w:rPr>
              <w:t>ID</w:t>
            </w:r>
            <w:proofErr w:type="spellEnd"/>
            <w:r w:rsidR="004730FE">
              <w:rPr>
                <w:rFonts w:cs="宋体" w:hint="eastAsia"/>
                <w:bCs/>
              </w:rPr>
              <w:t>（学号）、</w:t>
            </w:r>
            <w:r w:rsidR="004730FE">
              <w:rPr>
                <w:rFonts w:cs="宋体"/>
                <w:bCs/>
              </w:rPr>
              <w:t>class</w:t>
            </w:r>
            <w:r w:rsidR="00A70E62">
              <w:rPr>
                <w:rFonts w:cs="宋体" w:hint="eastAsia"/>
                <w:bCs/>
              </w:rPr>
              <w:t>（</w:t>
            </w:r>
            <w:r w:rsidR="004730FE">
              <w:rPr>
                <w:rFonts w:cs="宋体" w:hint="eastAsia"/>
                <w:bCs/>
              </w:rPr>
              <w:t>班级</w:t>
            </w:r>
            <w:r w:rsidR="00A70E62">
              <w:rPr>
                <w:rFonts w:cs="宋体" w:hint="eastAsia"/>
                <w:bCs/>
              </w:rPr>
              <w:t>）</w:t>
            </w:r>
            <w:r w:rsidR="004730FE">
              <w:rPr>
                <w:rFonts w:cs="宋体" w:hint="eastAsia"/>
                <w:bCs/>
              </w:rPr>
              <w:t>和</w:t>
            </w:r>
            <w:r w:rsidR="00DB25D1">
              <w:rPr>
                <w:rFonts w:cs="宋体" w:hint="eastAsia"/>
                <w:bCs/>
              </w:rPr>
              <w:t>course</w:t>
            </w:r>
            <w:r w:rsidR="004279BF">
              <w:rPr>
                <w:rFonts w:cs="宋体" w:hint="eastAsia"/>
                <w:bCs/>
              </w:rPr>
              <w:t>（</w:t>
            </w:r>
            <w:r w:rsidR="004730FE">
              <w:rPr>
                <w:rFonts w:cs="宋体" w:hint="eastAsia"/>
                <w:bCs/>
              </w:rPr>
              <w:t>主修</w:t>
            </w:r>
            <w:r w:rsidR="004279BF">
              <w:rPr>
                <w:rFonts w:cs="宋体" w:hint="eastAsia"/>
                <w:bCs/>
              </w:rPr>
              <w:t>的课程）</w:t>
            </w:r>
            <w:r w:rsidRPr="00012888">
              <w:rPr>
                <w:rFonts w:cs="宋体" w:hint="eastAsia"/>
                <w:bCs/>
              </w:rPr>
              <w:t>。定义对应的方法对这</w:t>
            </w:r>
            <w:r w:rsidR="008C0036">
              <w:rPr>
                <w:rFonts w:cs="宋体" w:hint="eastAsia"/>
                <w:bCs/>
              </w:rPr>
              <w:t>几</w:t>
            </w:r>
            <w:r w:rsidRPr="00012888">
              <w:rPr>
                <w:rFonts w:cs="宋体" w:hint="eastAsia"/>
                <w:bCs/>
              </w:rPr>
              <w:t>个成员变量</w:t>
            </w:r>
            <w:r w:rsidR="00943723">
              <w:rPr>
                <w:rFonts w:cs="宋体" w:hint="eastAsia"/>
                <w:bCs/>
              </w:rPr>
              <w:t>的值</w:t>
            </w:r>
            <w:r w:rsidRPr="00012888">
              <w:rPr>
                <w:rFonts w:cs="宋体" w:hint="eastAsia"/>
                <w:bCs/>
              </w:rPr>
              <w:t>进行</w:t>
            </w:r>
            <w:r w:rsidR="00943723">
              <w:rPr>
                <w:rFonts w:cs="宋体" w:hint="eastAsia"/>
                <w:bCs/>
              </w:rPr>
              <w:t>设置</w:t>
            </w:r>
            <w:r w:rsidRPr="00012888">
              <w:rPr>
                <w:rFonts w:cs="宋体" w:hint="eastAsia"/>
                <w:bCs/>
              </w:rPr>
              <w:t>和读取。</w:t>
            </w:r>
            <w:r w:rsidR="00CD12CE">
              <w:rPr>
                <w:rFonts w:cs="宋体" w:hint="eastAsia"/>
                <w:bCs/>
              </w:rPr>
              <w:t>（</w:t>
            </w:r>
            <w:proofErr w:type="spellStart"/>
            <w:r w:rsidR="00CD12CE">
              <w:rPr>
                <w:rFonts w:cs="宋体" w:hint="eastAsia"/>
                <w:bCs/>
              </w:rPr>
              <w:t>i</w:t>
            </w:r>
            <w:proofErr w:type="spellEnd"/>
            <w:r w:rsidR="00CD12CE">
              <w:rPr>
                <w:rFonts w:cs="宋体" w:hint="eastAsia"/>
                <w:bCs/>
              </w:rPr>
              <w:t>）</w:t>
            </w:r>
            <w:r w:rsidR="00DB25D1">
              <w:rPr>
                <w:rFonts w:cs="宋体" w:hint="eastAsia"/>
                <w:bCs/>
              </w:rPr>
              <w:t>在</w:t>
            </w:r>
            <w:r w:rsidR="005919AD">
              <w:rPr>
                <w:rFonts w:cs="宋体"/>
                <w:bCs/>
              </w:rPr>
              <w:t>Student</w:t>
            </w:r>
            <w:r w:rsidR="00776338" w:rsidRPr="00CC3279">
              <w:rPr>
                <w:rFonts w:cs="宋体" w:hint="eastAsia"/>
                <w:bCs/>
                <w:color w:val="000000"/>
              </w:rPr>
              <w:t>类外的</w:t>
            </w:r>
            <w:r w:rsidR="00DB25D1" w:rsidRPr="00CC3279">
              <w:rPr>
                <w:rFonts w:cs="宋体" w:hint="eastAsia"/>
                <w:bCs/>
                <w:color w:val="000000"/>
              </w:rPr>
              <w:t>main</w:t>
            </w:r>
            <w:r w:rsidR="00DB25D1" w:rsidRPr="00CC3279">
              <w:rPr>
                <w:rFonts w:cs="宋体" w:hint="eastAsia"/>
                <w:bCs/>
                <w:color w:val="000000"/>
              </w:rPr>
              <w:t>方法</w:t>
            </w:r>
            <w:r w:rsidR="00776338" w:rsidRPr="00CC3279">
              <w:rPr>
                <w:rFonts w:cs="宋体" w:hint="eastAsia"/>
                <w:bCs/>
                <w:color w:val="000000"/>
              </w:rPr>
              <w:t>里面，</w:t>
            </w:r>
            <w:r w:rsidR="00DB25D1" w:rsidRPr="00CC3279">
              <w:rPr>
                <w:rFonts w:cs="宋体" w:hint="eastAsia"/>
                <w:bCs/>
                <w:color w:val="000000"/>
              </w:rPr>
              <w:t>创建该类的</w:t>
            </w:r>
            <w:r w:rsidR="00776338" w:rsidRPr="00CC3279">
              <w:rPr>
                <w:rFonts w:cs="宋体" w:hint="eastAsia"/>
                <w:bCs/>
                <w:color w:val="000000"/>
              </w:rPr>
              <w:t>一个</w:t>
            </w:r>
            <w:r w:rsidR="00DB25D1" w:rsidRPr="00CC3279">
              <w:rPr>
                <w:rFonts w:cs="宋体" w:hint="eastAsia"/>
                <w:bCs/>
                <w:color w:val="000000"/>
              </w:rPr>
              <w:t>对象，并调用各个方法，展示相应的效果。</w:t>
            </w:r>
            <w:r w:rsidR="00CD12CE" w:rsidRPr="00CC3279">
              <w:rPr>
                <w:rFonts w:cs="宋体" w:hint="eastAsia"/>
                <w:bCs/>
                <w:color w:val="000000"/>
              </w:rPr>
              <w:t>（</w:t>
            </w:r>
            <w:r w:rsidR="00CD12CE" w:rsidRPr="00CC3279">
              <w:rPr>
                <w:rFonts w:cs="宋体" w:hint="eastAsia"/>
                <w:bCs/>
                <w:color w:val="000000"/>
              </w:rPr>
              <w:t>ii</w:t>
            </w:r>
            <w:r w:rsidR="00CD12CE" w:rsidRPr="00CC3279">
              <w:rPr>
                <w:rFonts w:cs="宋体" w:hint="eastAsia"/>
                <w:bCs/>
                <w:color w:val="000000"/>
              </w:rPr>
              <w:t>）在</w:t>
            </w:r>
            <w:r w:rsidR="007143ED">
              <w:rPr>
                <w:rFonts w:cs="宋体"/>
                <w:bCs/>
              </w:rPr>
              <w:t>Student</w:t>
            </w:r>
            <w:r w:rsidR="00CD12CE" w:rsidRPr="00CC3279">
              <w:rPr>
                <w:rFonts w:cs="宋体" w:hint="eastAsia"/>
                <w:bCs/>
                <w:color w:val="000000"/>
              </w:rPr>
              <w:t>类</w:t>
            </w:r>
            <w:r w:rsidR="000278A7" w:rsidRPr="00CC3279">
              <w:rPr>
                <w:rFonts w:cs="宋体" w:hint="eastAsia"/>
                <w:bCs/>
                <w:color w:val="000000"/>
              </w:rPr>
              <w:t>内</w:t>
            </w:r>
            <w:r w:rsidR="00CD12CE" w:rsidRPr="00CC3279">
              <w:rPr>
                <w:rFonts w:cs="宋体" w:hint="eastAsia"/>
                <w:bCs/>
                <w:color w:val="000000"/>
              </w:rPr>
              <w:t>的</w:t>
            </w:r>
            <w:r w:rsidR="00CD12CE" w:rsidRPr="00CC3279">
              <w:rPr>
                <w:rFonts w:cs="宋体" w:hint="eastAsia"/>
                <w:bCs/>
                <w:color w:val="000000"/>
              </w:rPr>
              <w:t>mai</w:t>
            </w:r>
            <w:r w:rsidR="00CD12CE">
              <w:rPr>
                <w:rFonts w:cs="宋体" w:hint="eastAsia"/>
                <w:bCs/>
              </w:rPr>
              <w:t>n</w:t>
            </w:r>
            <w:r w:rsidR="00CD12CE">
              <w:rPr>
                <w:rFonts w:cs="宋体" w:hint="eastAsia"/>
                <w:bCs/>
              </w:rPr>
              <w:t>方法里面，创建该类的一个对象，并调用各个方法，展示相应的效果。</w:t>
            </w:r>
            <w:r w:rsidR="000E467A" w:rsidRPr="00095594">
              <w:rPr>
                <w:rFonts w:cs="宋体" w:hint="eastAsia"/>
                <w:bCs/>
              </w:rPr>
              <w:t>在报告中附上</w:t>
            </w:r>
            <w:r w:rsidR="000E467A">
              <w:rPr>
                <w:rFonts w:cs="宋体" w:hint="eastAsia"/>
                <w:bCs/>
              </w:rPr>
              <w:t>程序</w:t>
            </w:r>
            <w:r w:rsidR="000E467A" w:rsidRPr="00095594">
              <w:rPr>
                <w:rFonts w:cs="宋体" w:hint="eastAsia"/>
                <w:bCs/>
              </w:rPr>
              <w:t>截图</w:t>
            </w:r>
            <w:r w:rsidR="000E467A">
              <w:rPr>
                <w:rFonts w:cs="宋体" w:hint="eastAsia"/>
                <w:bCs/>
              </w:rPr>
              <w:t>、</w:t>
            </w:r>
            <w:r w:rsidR="000E467A">
              <w:rPr>
                <w:rFonts w:cs="宋体"/>
                <w:bCs/>
              </w:rPr>
              <w:t>运行结果</w:t>
            </w:r>
            <w:r w:rsidR="00321ED0">
              <w:rPr>
                <w:rFonts w:cs="宋体" w:hint="eastAsia"/>
                <w:bCs/>
              </w:rPr>
              <w:t>截图</w:t>
            </w:r>
            <w:r w:rsidR="000E467A" w:rsidRPr="00095594">
              <w:rPr>
                <w:rFonts w:cs="宋体" w:hint="eastAsia"/>
                <w:bCs/>
              </w:rPr>
              <w:t>和</w:t>
            </w:r>
            <w:r w:rsidR="006E3EAE">
              <w:rPr>
                <w:rFonts w:cs="宋体" w:hint="eastAsia"/>
                <w:bCs/>
                <w:caps/>
              </w:rPr>
              <w:t>简要</w:t>
            </w:r>
            <w:r w:rsidR="00C507F8">
              <w:rPr>
                <w:rFonts w:cs="宋体" w:hint="eastAsia"/>
                <w:bCs/>
                <w:caps/>
              </w:rPr>
              <w:t>的</w:t>
            </w:r>
            <w:r w:rsidR="000E467A" w:rsidRPr="00095594">
              <w:rPr>
                <w:rFonts w:cs="宋体" w:hint="eastAsia"/>
                <w:bCs/>
              </w:rPr>
              <w:t>文字说明。</w:t>
            </w:r>
            <w:r w:rsidR="000E467A">
              <w:rPr>
                <w:rFonts w:cs="宋体" w:hint="eastAsia"/>
                <w:bCs/>
              </w:rPr>
              <w:t>（</w:t>
            </w:r>
            <w:r w:rsidR="008F15F1">
              <w:rPr>
                <w:rFonts w:cs="宋体" w:hint="eastAsia"/>
                <w:bCs/>
              </w:rPr>
              <w:t>20</w:t>
            </w:r>
            <w:r w:rsidR="000E467A">
              <w:rPr>
                <w:rFonts w:cs="宋体"/>
                <w:bCs/>
              </w:rPr>
              <w:t>分）</w:t>
            </w:r>
          </w:p>
          <w:p w:rsidR="001407CD" w:rsidRPr="004576AC" w:rsidRDefault="001407CD" w:rsidP="001407C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 w:rsidRPr="004576AC">
              <w:rPr>
                <w:rFonts w:cs="宋体" w:hint="eastAsia"/>
                <w:bCs/>
              </w:rPr>
              <w:t>编写一个队列类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型数据，队列中的数据是先进先出的。具体要求如下：成员变量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 xml:space="preserve"> [] elements</w:t>
            </w:r>
            <w:r w:rsidRPr="004576AC">
              <w:rPr>
                <w:rFonts w:cs="宋体" w:hint="eastAsia"/>
                <w:bCs/>
              </w:rPr>
              <w:t>用来存储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型数据；成员变量</w:t>
            </w:r>
            <w:r>
              <w:rPr>
                <w:rFonts w:cs="宋体" w:hint="eastAsia"/>
                <w:bCs/>
              </w:rPr>
              <w:t>short</w:t>
            </w:r>
            <w:r>
              <w:rPr>
                <w:rFonts w:cs="宋体"/>
                <w:bCs/>
              </w:rPr>
              <w:t xml:space="preserve"> </w:t>
            </w:r>
            <w:r w:rsidRPr="004576AC">
              <w:rPr>
                <w:rFonts w:cs="宋体" w:hint="eastAsia"/>
                <w:bCs/>
              </w:rPr>
              <w:t>size</w:t>
            </w:r>
            <w:r w:rsidRPr="004576AC">
              <w:rPr>
                <w:rFonts w:cs="宋体" w:hint="eastAsia"/>
                <w:bCs/>
              </w:rPr>
              <w:t>用来表示存储的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型数据的个数；构造方法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在初始化队列的时候，设置队列的容量为</w:t>
            </w:r>
            <w:r w:rsidRPr="004576AC">
              <w:rPr>
                <w:rFonts w:cs="宋体" w:hint="eastAsia"/>
                <w:bCs/>
              </w:rPr>
              <w:t>16</w:t>
            </w:r>
            <w:r w:rsidRPr="004576AC">
              <w:rPr>
                <w:rFonts w:cs="宋体" w:hint="eastAsia"/>
                <w:bCs/>
              </w:rPr>
              <w:t>；方法</w:t>
            </w:r>
            <w:r w:rsidRPr="004576AC">
              <w:rPr>
                <w:rFonts w:cs="宋体" w:hint="eastAsia"/>
                <w:bCs/>
              </w:rPr>
              <w:t>enqueue(</w:t>
            </w:r>
            <w:r>
              <w:rPr>
                <w:rFonts w:cs="宋体" w:hint="eastAsia"/>
                <w:bCs/>
              </w:rPr>
              <w:t>int</w:t>
            </w:r>
            <w:r>
              <w:rPr>
                <w:rFonts w:cs="宋体"/>
                <w:bCs/>
              </w:rPr>
              <w:t xml:space="preserve"> </w:t>
            </w:r>
            <w:r w:rsidRPr="004576AC">
              <w:rPr>
                <w:rFonts w:cs="宋体" w:hint="eastAsia"/>
                <w:bCs/>
              </w:rPr>
              <w:t>v)</w:t>
            </w:r>
            <w:r w:rsidRPr="004576AC">
              <w:rPr>
                <w:rFonts w:cs="宋体" w:hint="eastAsia"/>
                <w:bCs/>
              </w:rPr>
              <w:t>用来往队列中添加一个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型数据；方法</w:t>
            </w:r>
            <w:r w:rsidRPr="004576AC">
              <w:rPr>
                <w:rFonts w:cs="宋体" w:hint="eastAsia"/>
                <w:bCs/>
              </w:rPr>
              <w:t>dequeue()</w:t>
            </w:r>
            <w:r w:rsidRPr="004576AC">
              <w:rPr>
                <w:rFonts w:cs="宋体" w:hint="eastAsia"/>
                <w:bCs/>
              </w:rPr>
              <w:t>用从队列中删除并返回一个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型数据；方法</w:t>
            </w:r>
            <w:proofErr w:type="spellStart"/>
            <w:r w:rsidRPr="004576AC">
              <w:rPr>
                <w:rFonts w:cs="宋体" w:hint="eastAsia"/>
                <w:bCs/>
              </w:rPr>
              <w:t>getSize</w:t>
            </w:r>
            <w:proofErr w:type="spellEnd"/>
            <w:r w:rsidRPr="004576AC">
              <w:rPr>
                <w:rFonts w:cs="宋体" w:hint="eastAsia"/>
                <w:bCs/>
              </w:rPr>
              <w:t>()</w:t>
            </w:r>
            <w:r w:rsidRPr="004576AC">
              <w:rPr>
                <w:rFonts w:cs="宋体" w:hint="eastAsia"/>
                <w:bCs/>
              </w:rPr>
              <w:t>用来返回队列的大小。在报告中附上程序截图、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Pr="004576AC">
              <w:rPr>
                <w:rFonts w:cs="宋体" w:hint="eastAsia"/>
                <w:bCs/>
              </w:rPr>
              <w:t>截图和详细的文字说明。（</w:t>
            </w:r>
            <w:r w:rsidR="008F15F1">
              <w:rPr>
                <w:rFonts w:cs="宋体" w:hint="eastAsia"/>
                <w:bCs/>
              </w:rPr>
              <w:t>20</w:t>
            </w:r>
            <w:r w:rsidRPr="004576AC">
              <w:rPr>
                <w:rFonts w:cs="宋体"/>
                <w:bCs/>
              </w:rPr>
              <w:t>分）</w:t>
            </w:r>
          </w:p>
          <w:p w:rsidR="001407CD" w:rsidRDefault="001407CD" w:rsidP="001407CD">
            <w:pPr>
              <w:ind w:firstLineChars="200" w:firstLine="420"/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t>(</w:t>
            </w:r>
            <w:r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编写一个复数类</w:t>
            </w:r>
            <w:r w:rsidRPr="00EE1B3E">
              <w:rPr>
                <w:rFonts w:cs="宋体" w:hint="eastAsia"/>
                <w:bCs/>
              </w:rPr>
              <w:t>C</w:t>
            </w:r>
            <w:r w:rsidRPr="00EE1B3E">
              <w:rPr>
                <w:rFonts w:cs="宋体"/>
                <w:bCs/>
              </w:rPr>
              <w:t>omplex</w:t>
            </w:r>
            <w:r>
              <w:rPr>
                <w:rFonts w:cs="宋体" w:hint="eastAsia"/>
                <w:bCs/>
              </w:rPr>
              <w:t>：</w:t>
            </w:r>
            <w:r w:rsidRPr="00EE1B3E">
              <w:rPr>
                <w:rFonts w:cs="宋体" w:hint="eastAsia"/>
                <w:bCs/>
              </w:rPr>
              <w:t>成员变量包括</w:t>
            </w:r>
            <w:proofErr w:type="spellStart"/>
            <w:r w:rsidRPr="00EE1B3E">
              <w:rPr>
                <w:rFonts w:cs="宋体" w:hint="eastAsia"/>
                <w:bCs/>
              </w:rPr>
              <w:t>r</w:t>
            </w:r>
            <w:r w:rsidRPr="00EE1B3E">
              <w:rPr>
                <w:rFonts w:cs="宋体"/>
                <w:bCs/>
              </w:rPr>
              <w:t>ealPart</w:t>
            </w:r>
            <w:proofErr w:type="spellEnd"/>
            <w:r w:rsidRPr="00EE1B3E">
              <w:rPr>
                <w:rFonts w:cs="宋体" w:hint="eastAsia"/>
                <w:bCs/>
              </w:rPr>
              <w:t>和</w:t>
            </w:r>
            <w:proofErr w:type="spellStart"/>
            <w:r w:rsidRPr="00EE1B3E">
              <w:rPr>
                <w:rFonts w:cs="宋体" w:hint="eastAsia"/>
                <w:bCs/>
              </w:rPr>
              <w:t>im</w:t>
            </w:r>
            <w:r w:rsidRPr="00EE1B3E">
              <w:rPr>
                <w:rFonts w:cs="宋体"/>
                <w:bCs/>
              </w:rPr>
              <w:t>ageP</w:t>
            </w:r>
            <w:r w:rsidRPr="00EE1B3E">
              <w:rPr>
                <w:rFonts w:cs="宋体" w:hint="eastAsia"/>
                <w:bCs/>
              </w:rPr>
              <w:t>art</w:t>
            </w:r>
            <w:proofErr w:type="spellEnd"/>
            <w:r w:rsidRPr="00EE1B3E">
              <w:rPr>
                <w:rFonts w:cs="宋体" w:hint="eastAsia"/>
                <w:bCs/>
              </w:rPr>
              <w:t>，分别代表实数部分和</w:t>
            </w:r>
            <w:r>
              <w:rPr>
                <w:rFonts w:cs="宋体" w:hint="eastAsia"/>
                <w:bCs/>
              </w:rPr>
              <w:t>虚数</w:t>
            </w:r>
            <w:r w:rsidRPr="00EE1B3E">
              <w:rPr>
                <w:rFonts w:cs="宋体" w:hint="eastAsia"/>
                <w:bCs/>
              </w:rPr>
              <w:t>部分；</w:t>
            </w:r>
            <w:r>
              <w:rPr>
                <w:rFonts w:cs="宋体" w:hint="eastAsia"/>
                <w:bCs/>
              </w:rPr>
              <w:t>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omplex()</w:t>
            </w:r>
            <w:r>
              <w:rPr>
                <w:rFonts w:cs="宋体" w:hint="eastAsia"/>
                <w:bCs/>
              </w:rPr>
              <w:t>用于将实数部分和虚数部分都置为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 w:hint="eastAsia"/>
                <w:bCs/>
              </w:rPr>
              <w:t>；构造方法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omplex(int r, int </w:t>
            </w:r>
            <w:proofErr w:type="spellStart"/>
            <w:r>
              <w:rPr>
                <w:rFonts w:cs="宋体"/>
                <w:bCs/>
              </w:rPr>
              <w:t>i</w:t>
            </w:r>
            <w:proofErr w:type="spellEnd"/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用于将实数部分置为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 w:hint="eastAsia"/>
                <w:bCs/>
              </w:rPr>
              <w:t>、虚数部分置为</w:t>
            </w:r>
            <w:proofErr w:type="spellStart"/>
            <w:r>
              <w:rPr>
                <w:rFonts w:cs="宋体" w:hint="eastAsia"/>
                <w:bCs/>
              </w:rPr>
              <w:t>i</w:t>
            </w:r>
            <w:proofErr w:type="spellEnd"/>
            <w:r>
              <w:rPr>
                <w:rFonts w:cs="宋体" w:hint="eastAsia"/>
                <w:bCs/>
              </w:rPr>
              <w:t>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 </w:t>
            </w:r>
            <w:proofErr w:type="spellStart"/>
            <w:r>
              <w:rPr>
                <w:rFonts w:cs="宋体"/>
                <w:bCs/>
              </w:rPr>
              <w:t>complexMULTIPLE</w:t>
            </w:r>
            <w:proofErr w:type="spellEnd"/>
            <w:r>
              <w:rPr>
                <w:rFonts w:cs="宋体"/>
                <w:bCs/>
              </w:rPr>
              <w:t>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将当前复数对象与形参复数对象相乘，注意</w:t>
            </w:r>
            <w:r>
              <w:rPr>
                <w:rFonts w:cs="宋体" w:hint="eastAsia"/>
                <w:bCs/>
              </w:rPr>
              <w:t xml:space="preserve"> (</w:t>
            </w:r>
            <w:proofErr w:type="spellStart"/>
            <w:r>
              <w:rPr>
                <w:rFonts w:cs="宋体"/>
                <w:bCs/>
              </w:rPr>
              <w:t>a+bj</w:t>
            </w:r>
            <w:proofErr w:type="spellEnd"/>
            <w:r>
              <w:rPr>
                <w:rFonts w:cs="宋体"/>
                <w:bCs/>
              </w:rPr>
              <w:t>)*(</w:t>
            </w:r>
            <w:proofErr w:type="spellStart"/>
            <w:r>
              <w:rPr>
                <w:rFonts w:cs="宋体"/>
                <w:bCs/>
              </w:rPr>
              <w:t>c+dj</w:t>
            </w:r>
            <w:proofErr w:type="spellEnd"/>
            <w:r>
              <w:rPr>
                <w:rFonts w:cs="宋体"/>
                <w:bCs/>
              </w:rPr>
              <w:t>)=</w:t>
            </w:r>
            <w:proofErr w:type="spellStart"/>
            <w:r>
              <w:rPr>
                <w:rFonts w:cs="宋体"/>
                <w:bCs/>
              </w:rPr>
              <w:t>ac+bd</w:t>
            </w:r>
            <w:proofErr w:type="spellEnd"/>
            <w:r>
              <w:rPr>
                <w:rFonts w:cs="宋体"/>
                <w:bCs/>
              </w:rPr>
              <w:t>+(</w:t>
            </w:r>
            <w:proofErr w:type="spellStart"/>
            <w:r>
              <w:rPr>
                <w:rFonts w:cs="宋体"/>
                <w:bCs/>
              </w:rPr>
              <w:t>ad+bc</w:t>
            </w:r>
            <w:proofErr w:type="spellEnd"/>
            <w:r>
              <w:rPr>
                <w:rFonts w:cs="宋体"/>
                <w:bCs/>
              </w:rPr>
              <w:t>)j</w:t>
            </w:r>
            <w:r>
              <w:rPr>
                <w:rFonts w:cs="宋体" w:hint="eastAsia"/>
                <w:bCs/>
              </w:rPr>
              <w:t>；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/>
                <w:bCs/>
              </w:rPr>
              <w:t xml:space="preserve"> </w:t>
            </w:r>
            <w:proofErr w:type="spellStart"/>
            <w:r>
              <w:rPr>
                <w:rFonts w:cs="宋体"/>
                <w:bCs/>
              </w:rPr>
              <w:t>toString</w:t>
            </w:r>
            <w:proofErr w:type="spellEnd"/>
            <w:r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把当前复数对象的实数部分和虚数部分组合成</w:t>
            </w:r>
            <w:proofErr w:type="spellStart"/>
            <w:r>
              <w:rPr>
                <w:rFonts w:cs="宋体" w:hint="eastAsia"/>
                <w:bCs/>
              </w:rPr>
              <w:t>a</w:t>
            </w:r>
            <w:r>
              <w:rPr>
                <w:rFonts w:cs="宋体"/>
                <w:bCs/>
              </w:rPr>
              <w:t>+bj</w:t>
            </w:r>
            <w:proofErr w:type="spellEnd"/>
            <w:r>
              <w:rPr>
                <w:rFonts w:cs="宋体" w:hint="eastAsia"/>
                <w:bCs/>
              </w:rPr>
              <w:t>的字符串形式。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和复数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+3j</w:t>
            </w:r>
            <w:r>
              <w:rPr>
                <w:rFonts w:cs="宋体" w:hint="eastAsia"/>
                <w:bCs/>
              </w:rPr>
              <w:t>相乘的结果）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:rsidR="001407CD" w:rsidRPr="006159FA" w:rsidRDefault="001407CD" w:rsidP="001407C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(5)</w:t>
            </w:r>
            <w:r w:rsidRPr="00012888">
              <w:rPr>
                <w:rFonts w:cs="宋体" w:hint="eastAsia"/>
                <w:bCs/>
              </w:rPr>
              <w:t>.</w:t>
            </w:r>
            <w:r w:rsidR="006159FA">
              <w:rPr>
                <w:rFonts w:cs="宋体" w:hint="eastAsia"/>
                <w:bCs/>
              </w:rPr>
              <w:t xml:space="preserve"> </w:t>
            </w:r>
            <w:r w:rsidR="006159FA">
              <w:rPr>
                <w:rFonts w:cs="宋体" w:hint="eastAsia"/>
                <w:bCs/>
              </w:rPr>
              <w:t>编写一</w:t>
            </w:r>
            <w:r w:rsidR="006159FA" w:rsidRPr="006159FA">
              <w:rPr>
                <w:rFonts w:cs="宋体" w:hint="eastAsia"/>
                <w:bCs/>
              </w:rPr>
              <w:t>个秒表类</w:t>
            </w:r>
            <w:proofErr w:type="spellStart"/>
            <w:r w:rsidR="006159FA" w:rsidRPr="006159FA">
              <w:rPr>
                <w:rFonts w:cs="宋体" w:hint="eastAsia"/>
                <w:bCs/>
              </w:rPr>
              <w:t>StopWatch</w:t>
            </w:r>
            <w:proofErr w:type="spellEnd"/>
            <w:r w:rsidR="006159FA" w:rsidRPr="006159FA">
              <w:rPr>
                <w:rFonts w:cs="宋体" w:hint="eastAsia"/>
                <w:bCs/>
              </w:rPr>
              <w:t>，成员变量和方法自定。编写一个支持快速排序算法的类</w:t>
            </w:r>
            <w:proofErr w:type="spellStart"/>
            <w:r w:rsidR="006159FA" w:rsidRPr="006159FA">
              <w:rPr>
                <w:rFonts w:cs="宋体" w:hint="eastAsia"/>
                <w:bCs/>
              </w:rPr>
              <w:t>QuickSort</w:t>
            </w:r>
            <w:proofErr w:type="spellEnd"/>
            <w:r w:rsidR="006159FA" w:rsidRPr="006159FA">
              <w:rPr>
                <w:rFonts w:cs="宋体" w:hint="eastAsia"/>
                <w:bCs/>
              </w:rPr>
              <w:t>，</w:t>
            </w:r>
            <w:r w:rsidR="006159FA">
              <w:rPr>
                <w:rFonts w:cs="宋体" w:hint="eastAsia"/>
                <w:bCs/>
              </w:rPr>
              <w:t>成员变量和方法自定。对</w:t>
            </w:r>
            <w:r w:rsidR="006159FA">
              <w:rPr>
                <w:rFonts w:cs="宋体" w:hint="eastAsia"/>
                <w:bCs/>
              </w:rPr>
              <w:t xml:space="preserve">100000, 1000000, </w:t>
            </w:r>
            <w:r w:rsidR="006159FA">
              <w:rPr>
                <w:rFonts w:cs="宋体"/>
                <w:bCs/>
              </w:rPr>
              <w:t>…</w:t>
            </w:r>
            <w:r w:rsidR="006159FA">
              <w:rPr>
                <w:rFonts w:cs="宋体" w:hint="eastAsia"/>
                <w:bCs/>
              </w:rPr>
              <w:t>等不同长度的数组中的元素（元素的值随机给定）进行排序，并用秒表对象来记录排序所用的时间。</w:t>
            </w:r>
            <w:r w:rsidR="006159FA" w:rsidRPr="00095594">
              <w:rPr>
                <w:rFonts w:cs="宋体" w:hint="eastAsia"/>
                <w:bCs/>
              </w:rPr>
              <w:t>在报告中附上</w:t>
            </w:r>
            <w:r w:rsidR="006159FA">
              <w:rPr>
                <w:rFonts w:cs="宋体" w:hint="eastAsia"/>
                <w:bCs/>
              </w:rPr>
              <w:t>程序</w:t>
            </w:r>
            <w:r w:rsidR="006159FA" w:rsidRPr="00095594">
              <w:rPr>
                <w:rFonts w:cs="宋体" w:hint="eastAsia"/>
                <w:bCs/>
              </w:rPr>
              <w:t>截图</w:t>
            </w:r>
            <w:r w:rsidR="006159FA">
              <w:rPr>
                <w:rFonts w:cs="宋体" w:hint="eastAsia"/>
                <w:bCs/>
              </w:rPr>
              <w:t>、</w:t>
            </w:r>
            <w:r w:rsidR="006159FA">
              <w:rPr>
                <w:rFonts w:cs="宋体"/>
                <w:bCs/>
              </w:rPr>
              <w:t>运行结果</w:t>
            </w:r>
            <w:r w:rsidR="006159FA">
              <w:rPr>
                <w:rFonts w:cs="宋体" w:hint="eastAsia"/>
                <w:bCs/>
              </w:rPr>
              <w:t>截图</w:t>
            </w:r>
            <w:r w:rsidR="006159FA" w:rsidRPr="00095594">
              <w:rPr>
                <w:rFonts w:cs="宋体" w:hint="eastAsia"/>
                <w:bCs/>
              </w:rPr>
              <w:t>和</w:t>
            </w:r>
            <w:r w:rsidR="006159FA">
              <w:rPr>
                <w:rFonts w:cs="宋体" w:hint="eastAsia"/>
                <w:bCs/>
              </w:rPr>
              <w:t>详细的文字说</w:t>
            </w:r>
            <w:r w:rsidR="006159FA" w:rsidRPr="006159FA">
              <w:rPr>
                <w:rFonts w:cs="宋体" w:hint="eastAsia"/>
                <w:bCs/>
              </w:rPr>
              <w:t>明</w:t>
            </w:r>
            <w:r w:rsidRPr="006159FA">
              <w:rPr>
                <w:rFonts w:cs="宋体" w:hint="eastAsia"/>
                <w:bCs/>
              </w:rPr>
              <w:t>。（</w:t>
            </w:r>
            <w:r w:rsidRPr="006159FA">
              <w:rPr>
                <w:rFonts w:cs="宋体"/>
                <w:bCs/>
              </w:rPr>
              <w:t>15</w:t>
            </w:r>
            <w:r w:rsidRPr="006159FA">
              <w:rPr>
                <w:rFonts w:cs="宋体"/>
                <w:bCs/>
              </w:rPr>
              <w:t>分）</w:t>
            </w:r>
          </w:p>
          <w:p w:rsidR="00012888" w:rsidRDefault="00012888" w:rsidP="00012888">
            <w:pPr>
              <w:ind w:firstLineChars="200" w:firstLine="420"/>
            </w:pPr>
          </w:p>
          <w:p w:rsidR="00E87C55" w:rsidRPr="00AE0E31" w:rsidRDefault="00E87C55" w:rsidP="00E87C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:rsidR="00E87C55" w:rsidRDefault="00E87C55" w:rsidP="00E87C55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:rsidR="00E87C55" w:rsidRDefault="00E87C55" w:rsidP="00E87C55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:rsidR="00E87C55" w:rsidRDefault="00E87C55" w:rsidP="00E87C55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120EE9" w:rsidRPr="00120EE9">
              <w:rPr>
                <w:rFonts w:hint="eastAsia"/>
              </w:rPr>
              <w:t>202</w:t>
            </w:r>
            <w:r w:rsidR="00B13F41">
              <w:rPr>
                <w:rFonts w:hint="eastAsia"/>
              </w:rPr>
              <w:t>3</w:t>
            </w:r>
            <w:r w:rsidR="00120EE9" w:rsidRPr="00120EE9">
              <w:rPr>
                <w:rFonts w:hint="eastAsia"/>
              </w:rPr>
              <w:t>年</w:t>
            </w:r>
            <w:r w:rsidR="00A31FB7">
              <w:rPr>
                <w:rFonts w:hint="eastAsia"/>
              </w:rPr>
              <w:t>10</w:t>
            </w:r>
            <w:r w:rsidR="00120EE9" w:rsidRPr="00120EE9">
              <w:rPr>
                <w:rFonts w:hint="eastAsia"/>
              </w:rPr>
              <w:t>月</w:t>
            </w:r>
            <w:r w:rsidR="00782B75">
              <w:rPr>
                <w:rFonts w:hint="eastAsia"/>
              </w:rPr>
              <w:t>14</w:t>
            </w:r>
            <w:r w:rsidR="00120EE9" w:rsidRPr="00120EE9">
              <w:rPr>
                <w:rFonts w:hint="eastAsia"/>
              </w:rPr>
              <w:t>日（周</w:t>
            </w:r>
            <w:r w:rsidR="00610C66">
              <w:rPr>
                <w:rFonts w:hint="eastAsia"/>
              </w:rPr>
              <w:t>六</w:t>
            </w:r>
            <w:r w:rsidR="00120EE9" w:rsidRPr="00120EE9">
              <w:rPr>
                <w:rFonts w:hint="eastAsia"/>
              </w:rPr>
              <w:t>）</w:t>
            </w:r>
            <w:r>
              <w:rPr>
                <w:rFonts w:cs="宋体" w:hint="eastAsia"/>
              </w:rPr>
              <w:t>。</w:t>
            </w:r>
          </w:p>
          <w:p w:rsidR="00E87C55" w:rsidRDefault="00E87C55" w:rsidP="00E87C55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:rsidR="00E87C55" w:rsidRDefault="00E87C55" w:rsidP="00E87C55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:rsidR="00E87C55" w:rsidRDefault="00E87C55" w:rsidP="00E87C55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:rsidR="00080D05" w:rsidRDefault="00E87C55" w:rsidP="00080D05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</w:t>
            </w:r>
            <w:r w:rsidR="00080D05">
              <w:rPr>
                <w:rFonts w:ascii="宋体" w:hAnsi="宋体" w:hint="eastAsia"/>
              </w:rPr>
              <w:t>发现抄袭（包括复制</w:t>
            </w:r>
            <w:r w:rsidR="00080D05">
              <w:t>&amp;</w:t>
            </w:r>
            <w:r w:rsidR="00080D05">
              <w:rPr>
                <w:rFonts w:ascii="宋体" w:hAnsi="宋体" w:hint="eastAsia"/>
              </w:rPr>
              <w:t>粘贴整句话、</w:t>
            </w:r>
            <w:r w:rsidR="00080D05">
              <w:rPr>
                <w:rFonts w:ascii="宋体" w:hAnsi="宋体" w:cs="宋体" w:hint="eastAsia"/>
              </w:rPr>
              <w:t>整张图</w:t>
            </w:r>
            <w:r w:rsidR="00080D05">
              <w:rPr>
                <w:rFonts w:ascii="宋体" w:hAnsi="宋体" w:hint="eastAsia"/>
              </w:rPr>
              <w:t>），</w:t>
            </w:r>
            <w:r w:rsidR="00080D05"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="00080D05"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="00080D05"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="00080D05"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="00080D05"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="00080D05" w:rsidRPr="00920DF8">
              <w:rPr>
                <w:rFonts w:cs="宋体" w:hint="eastAsia"/>
                <w:b/>
              </w:rPr>
              <w:t>。</w:t>
            </w:r>
          </w:p>
          <w:p w:rsidR="007B4B0C" w:rsidRPr="00C27D25" w:rsidRDefault="00080D05" w:rsidP="00080D05">
            <w:pPr>
              <w:ind w:firstLineChars="150" w:firstLine="315"/>
            </w:pPr>
            <w:r w:rsidRPr="009125E4">
              <w:rPr>
                <w:rFonts w:ascii="宋体" w:hAnsi="宋体" w:hint="eastAsia"/>
              </w:rPr>
              <w:t>（</w:t>
            </w:r>
            <w:r>
              <w:t>6</w:t>
            </w:r>
            <w:r w:rsidRPr="009125E4">
              <w:rPr>
                <w:rFonts w:ascii="宋体" w:hAnsi="宋体" w:hint="eastAsia"/>
              </w:rPr>
              <w:t>）延迟提交，</w:t>
            </w:r>
            <w:r>
              <w:rPr>
                <w:rFonts w:ascii="宋体" w:hAnsi="宋体" w:hint="eastAsia"/>
              </w:rPr>
              <w:t>酌情扣分；期末考试阶段补交无效。</w:t>
            </w:r>
          </w:p>
        </w:tc>
      </w:tr>
    </w:tbl>
    <w:p w:rsidR="00376F2C" w:rsidRDefault="00376F2C">
      <w:r>
        <w:br w:type="page"/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7B4B0C">
        <w:trPr>
          <w:trHeight w:val="7635"/>
        </w:trPr>
        <w:tc>
          <w:tcPr>
            <w:tcW w:w="8220" w:type="dxa"/>
          </w:tcPr>
          <w:p w:rsidR="00196BCD" w:rsidRDefault="00734B05" w:rsidP="00196BCD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(1)</w:t>
            </w:r>
            <w:r>
              <w:rPr>
                <w:rFonts w:cs="宋体" w:hint="eastAsia"/>
                <w:bCs/>
              </w:rPr>
              <w:t>.</w:t>
            </w:r>
            <w:r w:rsidR="00A14AFA">
              <w:rPr>
                <w:rFonts w:cs="宋体" w:hint="eastAsia"/>
                <w:bCs/>
              </w:rPr>
              <w:t xml:space="preserve"> </w:t>
            </w:r>
            <w:r w:rsidR="00A14AFA">
              <w:rPr>
                <w:rFonts w:cs="宋体" w:hint="eastAsia"/>
                <w:bCs/>
              </w:rPr>
              <w:t>运行第</w:t>
            </w:r>
            <w:r w:rsidR="00A14AFA">
              <w:rPr>
                <w:rFonts w:cs="宋体" w:hint="eastAsia"/>
                <w:bCs/>
              </w:rPr>
              <w:t>4</w:t>
            </w:r>
            <w:r w:rsidR="00A14AFA">
              <w:rPr>
                <w:rFonts w:cs="宋体" w:hint="eastAsia"/>
                <w:bCs/>
              </w:rPr>
              <w:t>章课件中第</w:t>
            </w:r>
            <w:r w:rsidR="00A14AFA">
              <w:rPr>
                <w:rFonts w:cs="宋体"/>
                <w:bCs/>
              </w:rPr>
              <w:t>3</w:t>
            </w:r>
            <w:r w:rsidR="00A14AFA">
              <w:rPr>
                <w:rFonts w:cs="宋体" w:hint="eastAsia"/>
                <w:bCs/>
              </w:rPr>
              <w:t>页、第</w:t>
            </w:r>
            <w:r w:rsidR="00A14AFA">
              <w:rPr>
                <w:rFonts w:cs="宋体" w:hint="eastAsia"/>
                <w:bCs/>
              </w:rPr>
              <w:t>24</w:t>
            </w:r>
            <w:r w:rsidR="00A14AFA">
              <w:rPr>
                <w:rFonts w:cs="宋体" w:hint="eastAsia"/>
                <w:bCs/>
              </w:rPr>
              <w:t>页、第</w:t>
            </w:r>
            <w:r w:rsidR="00A14AFA">
              <w:rPr>
                <w:rFonts w:cs="宋体" w:hint="eastAsia"/>
                <w:bCs/>
              </w:rPr>
              <w:t>38</w:t>
            </w:r>
            <w:r w:rsidR="00A14AFA">
              <w:rPr>
                <w:rFonts w:cs="宋体" w:hint="eastAsia"/>
                <w:bCs/>
              </w:rPr>
              <w:t>页和第</w:t>
            </w:r>
            <w:r w:rsidR="00A14AFA">
              <w:rPr>
                <w:rFonts w:cs="宋体" w:hint="eastAsia"/>
                <w:bCs/>
              </w:rPr>
              <w:t>40</w:t>
            </w:r>
            <w:r w:rsidR="00A14AFA">
              <w:rPr>
                <w:rFonts w:cs="宋体" w:hint="eastAsia"/>
                <w:bCs/>
              </w:rPr>
              <w:t>页中的四个程序，并对每一行语句加上注释。</w:t>
            </w:r>
            <w:r w:rsidR="00A14AFA" w:rsidRPr="00095594">
              <w:rPr>
                <w:rFonts w:cs="宋体" w:hint="eastAsia"/>
                <w:bCs/>
              </w:rPr>
              <w:t>在报告中附上</w:t>
            </w:r>
            <w:r w:rsidR="00A14AFA">
              <w:rPr>
                <w:rFonts w:cs="宋体" w:hint="eastAsia"/>
                <w:bCs/>
              </w:rPr>
              <w:t>程序</w:t>
            </w:r>
            <w:r w:rsidR="00A14AFA" w:rsidRPr="00095594">
              <w:rPr>
                <w:rFonts w:cs="宋体" w:hint="eastAsia"/>
                <w:bCs/>
              </w:rPr>
              <w:t>截图</w:t>
            </w:r>
            <w:r w:rsidR="00A14AFA">
              <w:rPr>
                <w:rFonts w:cs="宋体" w:hint="eastAsia"/>
                <w:bCs/>
              </w:rPr>
              <w:t>、</w:t>
            </w:r>
            <w:r w:rsidR="00A14AFA">
              <w:rPr>
                <w:rFonts w:cs="宋体"/>
                <w:bCs/>
              </w:rPr>
              <w:t>运行结果</w:t>
            </w:r>
            <w:r w:rsidR="00A14AFA">
              <w:rPr>
                <w:rFonts w:cs="宋体" w:hint="eastAsia"/>
                <w:bCs/>
              </w:rPr>
              <w:t>截图和简要的</w:t>
            </w:r>
            <w:r w:rsidR="00A14AFA" w:rsidRPr="00095594">
              <w:rPr>
                <w:rFonts w:cs="宋体" w:hint="eastAsia"/>
                <w:bCs/>
              </w:rPr>
              <w:t>文字说明。</w:t>
            </w:r>
            <w:r>
              <w:rPr>
                <w:rFonts w:cs="宋体" w:hint="eastAsia"/>
                <w:bCs/>
              </w:rPr>
              <w:t>（</w:t>
            </w:r>
            <w:r w:rsidR="00F95798"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:rsidR="00196BCD" w:rsidRDefault="00212EDD" w:rsidP="00196BC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页中的程序：</w:t>
            </w:r>
          </w:p>
          <w:p w:rsidR="00196BCD" w:rsidRDefault="006544E9" w:rsidP="00642E13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15.05pt;height:300.05pt;visibility:visible;mso-wrap-style:square">
                  <v:imagedata r:id="rId6" o:title=""/>
                </v:shape>
              </w:pict>
            </w:r>
          </w:p>
          <w:p w:rsidR="00812174" w:rsidRDefault="006544E9" w:rsidP="00642E13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26" type="#_x0000_t75" style="width:314.65pt;height:22.9pt;visibility:visible;mso-wrap-style:square">
                  <v:imagedata r:id="rId7" o:title=""/>
                </v:shape>
              </w:pict>
            </w:r>
          </w:p>
          <w:p w:rsidR="00642E13" w:rsidRDefault="00650DAA" w:rsidP="00212ED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由代码可见，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此程序定义一个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类，输入半径并调用</w:t>
            </w:r>
            <w:proofErr w:type="spellStart"/>
            <w:r>
              <w:rPr>
                <w:rFonts w:cs="宋体" w:hint="eastAsia"/>
                <w:bCs/>
              </w:rPr>
              <w:t>getArea</w:t>
            </w:r>
            <w:proofErr w:type="spellEnd"/>
            <w:r>
              <w:rPr>
                <w:rFonts w:cs="宋体" w:hint="eastAsia"/>
                <w:bCs/>
              </w:rPr>
              <w:t>函数即可计算出面积</w:t>
            </w:r>
          </w:p>
          <w:p w:rsidR="00212EDD" w:rsidRDefault="00212EDD" w:rsidP="00212ED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24</w:t>
            </w:r>
            <w:r>
              <w:rPr>
                <w:rFonts w:cs="宋体" w:hint="eastAsia"/>
                <w:bCs/>
              </w:rPr>
              <w:t>页中的程序：</w:t>
            </w:r>
          </w:p>
          <w:p w:rsidR="00196BCD" w:rsidRDefault="006544E9" w:rsidP="00650DA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27" type="#_x0000_t75" style="width:193.1pt;height:205.6pt;visibility:visible;mso-wrap-style:square">
                  <v:imagedata r:id="rId8" o:title=""/>
                </v:shape>
              </w:pict>
            </w:r>
            <w:r w:rsidR="00650DAA">
              <w:rPr>
                <w:rFonts w:cs="宋体"/>
                <w:noProof/>
              </w:rPr>
              <w:t xml:space="preserve"> </w:t>
            </w:r>
            <w:r>
              <w:rPr>
                <w:rFonts w:cs="宋体"/>
                <w:noProof/>
              </w:rPr>
              <w:pict>
                <v:shape id="_x0000_i1028" type="#_x0000_t75" style="width:196.45pt;height:206pt;visibility:visible;mso-wrap-style:square">
                  <v:imagedata r:id="rId9" o:title=""/>
                </v:shape>
              </w:pict>
            </w:r>
          </w:p>
          <w:p w:rsidR="00196BCD" w:rsidRDefault="006544E9" w:rsidP="00642E13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>
                <v:shape id="_x0000_i1029" type="#_x0000_t75" style="width:303pt;height:201pt;visibility:visible;mso-wrap-style:square">
                  <v:imagedata r:id="rId10" o:title=""/>
                </v:shape>
              </w:pict>
            </w:r>
          </w:p>
          <w:p w:rsidR="00196BCD" w:rsidRDefault="006544E9" w:rsidP="00642E13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30" type="#_x0000_t75" style="width:305.05pt;height:26.65pt;visibility:visible;mso-wrap-style:square">
                  <v:imagedata r:id="rId11" o:title=""/>
                </v:shape>
              </w:pict>
            </w:r>
          </w:p>
          <w:p w:rsidR="00650DAA" w:rsidRDefault="00650DAA" w:rsidP="00650DA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由代码可见，此程序定义了一个</w:t>
            </w:r>
            <w:proofErr w:type="spellStart"/>
            <w:r>
              <w:rPr>
                <w:rFonts w:cs="宋体" w:hint="eastAsia"/>
                <w:bCs/>
              </w:rPr>
              <w:t>Lader</w:t>
            </w:r>
            <w:proofErr w:type="spellEnd"/>
            <w:r>
              <w:rPr>
                <w:rFonts w:cs="宋体" w:hint="eastAsia"/>
                <w:bCs/>
              </w:rPr>
              <w:t>类，通过有参构造和调用对应</w:t>
            </w:r>
            <w:r>
              <w:rPr>
                <w:rFonts w:cs="宋体" w:hint="eastAsia"/>
                <w:bCs/>
              </w:rPr>
              <w:t>set</w:t>
            </w:r>
            <w:r>
              <w:rPr>
                <w:rFonts w:cs="宋体" w:hint="eastAsia"/>
                <w:bCs/>
              </w:rPr>
              <w:t>函数两种方式，分别给两个变量赋值，可见二者均可实现</w:t>
            </w:r>
            <w:r w:rsidR="004405F3">
              <w:rPr>
                <w:rFonts w:cs="宋体" w:hint="eastAsia"/>
                <w:bCs/>
              </w:rPr>
              <w:t>，通过调用</w:t>
            </w:r>
            <w:proofErr w:type="spellStart"/>
            <w:r w:rsidR="004405F3">
              <w:rPr>
                <w:rFonts w:cs="宋体" w:hint="eastAsia"/>
                <w:bCs/>
              </w:rPr>
              <w:t>computeArea</w:t>
            </w:r>
            <w:proofErr w:type="spellEnd"/>
            <w:r w:rsidR="004405F3">
              <w:rPr>
                <w:rFonts w:cs="宋体" w:hint="eastAsia"/>
                <w:bCs/>
              </w:rPr>
              <w:t>函数计算其面积。</w:t>
            </w:r>
          </w:p>
          <w:p w:rsidR="00212EDD" w:rsidRDefault="00212EDD" w:rsidP="00212ED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 w:rsidR="009A51BC">
              <w:rPr>
                <w:rFonts w:cs="宋体" w:hint="eastAsia"/>
                <w:bCs/>
              </w:rPr>
              <w:t>38</w:t>
            </w:r>
            <w:r>
              <w:rPr>
                <w:rFonts w:cs="宋体" w:hint="eastAsia"/>
                <w:bCs/>
              </w:rPr>
              <w:t>页中的程序：</w:t>
            </w:r>
          </w:p>
          <w:p w:rsidR="00196BCD" w:rsidRDefault="006544E9" w:rsidP="004A47F3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31" type="#_x0000_t75" style="width:308.4pt;height:389.55pt;visibility:visible;mso-wrap-style:square">
                  <v:imagedata r:id="rId12" o:title=""/>
                </v:shape>
              </w:pict>
            </w:r>
          </w:p>
          <w:p w:rsidR="004A47F3" w:rsidRPr="00212EDD" w:rsidRDefault="006544E9" w:rsidP="00650DA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>
                <v:shape id="_x0000_i1032" type="#_x0000_t75" style="width:344.6pt;height:297.15pt;visibility:visible;mso-wrap-style:square">
                  <v:imagedata r:id="rId13" o:title=""/>
                </v:shape>
              </w:pict>
            </w:r>
          </w:p>
          <w:p w:rsidR="00196BCD" w:rsidRDefault="006544E9" w:rsidP="00650DA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33" type="#_x0000_t75" style="width:344.6pt;height:38.3pt;visibility:visible;mso-wrap-style:square">
                  <v:imagedata r:id="rId14" o:title=""/>
                </v:shape>
              </w:pict>
            </w:r>
          </w:p>
          <w:p w:rsidR="00196BCD" w:rsidRDefault="006544E9" w:rsidP="00650DA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34" type="#_x0000_t75" style="width:348.35pt;height:78.65pt;visibility:visible;mso-wrap-style:square">
                  <v:imagedata r:id="rId15" o:title=""/>
                </v:shape>
              </w:pict>
            </w:r>
          </w:p>
          <w:p w:rsidR="00196BCD" w:rsidRDefault="004405F3" w:rsidP="00196BC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由此代码可知，其程序内容主要是展示</w:t>
            </w:r>
            <w:r>
              <w:rPr>
                <w:rFonts w:cs="宋体" w:hint="eastAsia"/>
                <w:bCs/>
              </w:rPr>
              <w:t>set</w:t>
            </w:r>
            <w:r>
              <w:rPr>
                <w:rFonts w:cs="宋体" w:hint="eastAsia"/>
                <w:bCs/>
              </w:rPr>
              <w:t>函数以及</w:t>
            </w:r>
            <w:r>
              <w:rPr>
                <w:rFonts w:cs="宋体" w:hint="eastAsia"/>
                <w:bCs/>
              </w:rPr>
              <w:t>get</w:t>
            </w:r>
            <w:r>
              <w:rPr>
                <w:rFonts w:cs="宋体" w:hint="eastAsia"/>
                <w:bCs/>
              </w:rPr>
              <w:t>函数的使用方式，需要注意</w:t>
            </w:r>
            <w:r>
              <w:rPr>
                <w:rFonts w:cs="宋体" w:hint="eastAsia"/>
                <w:bCs/>
              </w:rPr>
              <w:t>get</w:t>
            </w:r>
            <w:r>
              <w:rPr>
                <w:rFonts w:cs="宋体" w:hint="eastAsia"/>
                <w:bCs/>
              </w:rPr>
              <w:t>函数返回值的类型与函数的类型。</w:t>
            </w:r>
          </w:p>
          <w:p w:rsidR="00212EDD" w:rsidRDefault="00212EDD" w:rsidP="00212ED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 w:rsidR="009A51BC">
              <w:rPr>
                <w:rFonts w:cs="宋体" w:hint="eastAsia"/>
                <w:bCs/>
              </w:rPr>
              <w:t>40</w:t>
            </w:r>
            <w:r>
              <w:rPr>
                <w:rFonts w:cs="宋体" w:hint="eastAsia"/>
                <w:bCs/>
              </w:rPr>
              <w:t>页中的程序：</w:t>
            </w:r>
          </w:p>
          <w:p w:rsidR="00196BCD" w:rsidRDefault="006544E9" w:rsidP="004405F3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>
                <v:shape id="_x0000_i1035" type="#_x0000_t75" style="width:320.05pt;height:225.55pt;visibility:visible;mso-wrap-style:square">
                  <v:imagedata r:id="rId16" o:title=""/>
                </v:shape>
              </w:pict>
            </w:r>
          </w:p>
          <w:p w:rsidR="00196BCD" w:rsidRDefault="006544E9" w:rsidP="004405F3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36" type="#_x0000_t75" style="width:324.2pt;height:34.55pt;visibility:visible;mso-wrap-style:square">
                  <v:imagedata r:id="rId17" o:title=""/>
                </v:shape>
              </w:pict>
            </w:r>
          </w:p>
          <w:p w:rsidR="00196BCD" w:rsidRDefault="004405F3" w:rsidP="00196BC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由此程序可见，主要展示了如何定义类内的常量函数，包括实例常量和静态常量，实例常量必须要有实例的对象才能调用，而静态常量可以直接调用。</w:t>
            </w: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Default="00196BCD" w:rsidP="00196BCD">
            <w:pPr>
              <w:rPr>
                <w:rFonts w:cs="宋体"/>
                <w:bCs/>
              </w:rPr>
            </w:pPr>
          </w:p>
          <w:p w:rsidR="00196BCD" w:rsidRPr="00012888" w:rsidRDefault="00196BCD" w:rsidP="00196BCD">
            <w:pPr>
              <w:rPr>
                <w:rFonts w:cs="宋体"/>
                <w:bCs/>
              </w:rPr>
            </w:pPr>
          </w:p>
          <w:p w:rsidR="007058EA" w:rsidRDefault="007058EA" w:rsidP="00196BCD">
            <w:pPr>
              <w:rPr>
                <w:rFonts w:cs="宋体"/>
                <w:bCs/>
              </w:rPr>
            </w:pPr>
          </w:p>
          <w:p w:rsidR="001B1380" w:rsidRDefault="001B1380" w:rsidP="00734B05">
            <w:pPr>
              <w:rPr>
                <w:rFonts w:cs="宋体"/>
                <w:bCs/>
                <w:color w:val="000000"/>
              </w:rPr>
            </w:pPr>
          </w:p>
          <w:p w:rsidR="004405F3" w:rsidRDefault="004405F3" w:rsidP="00734B05">
            <w:pPr>
              <w:rPr>
                <w:rFonts w:cs="宋体"/>
                <w:bCs/>
                <w:color w:val="000000"/>
              </w:rPr>
            </w:pPr>
          </w:p>
          <w:p w:rsidR="004405F3" w:rsidRDefault="004405F3" w:rsidP="00734B05">
            <w:pPr>
              <w:rPr>
                <w:rFonts w:cs="宋体"/>
                <w:bCs/>
                <w:color w:val="000000"/>
              </w:rPr>
            </w:pPr>
          </w:p>
          <w:p w:rsidR="004405F3" w:rsidRDefault="004405F3" w:rsidP="00734B05">
            <w:pPr>
              <w:rPr>
                <w:rFonts w:cs="宋体"/>
                <w:bCs/>
                <w:color w:val="000000"/>
              </w:rPr>
            </w:pPr>
          </w:p>
          <w:p w:rsidR="00734B05" w:rsidRPr="00734B05" w:rsidRDefault="00734B05" w:rsidP="00734B05">
            <w:pPr>
              <w:rPr>
                <w:rFonts w:cs="宋体"/>
                <w:bCs/>
                <w:color w:val="000000"/>
              </w:rPr>
            </w:pPr>
            <w:r w:rsidRPr="00734B05">
              <w:rPr>
                <w:rFonts w:cs="宋体"/>
                <w:bCs/>
                <w:color w:val="000000"/>
              </w:rPr>
              <w:lastRenderedPageBreak/>
              <w:t>(</w:t>
            </w:r>
            <w:r>
              <w:rPr>
                <w:rFonts w:cs="宋体" w:hint="eastAsia"/>
                <w:bCs/>
                <w:color w:val="000000"/>
              </w:rPr>
              <w:t>2</w:t>
            </w:r>
            <w:r w:rsidRPr="00734B05">
              <w:rPr>
                <w:rFonts w:cs="宋体"/>
                <w:bCs/>
                <w:color w:val="000000"/>
              </w:rPr>
              <w:t>)</w:t>
            </w:r>
            <w:r w:rsidRPr="00734B05">
              <w:rPr>
                <w:rFonts w:cs="宋体" w:hint="eastAsia"/>
                <w:bCs/>
                <w:color w:val="000000"/>
              </w:rPr>
              <w:t>.</w:t>
            </w:r>
            <w:r w:rsidRPr="00734B05">
              <w:rPr>
                <w:rFonts w:cs="宋体" w:hint="eastAsia"/>
                <w:bCs/>
                <w:color w:val="000000"/>
              </w:rPr>
              <w:t>编写一个</w:t>
            </w:r>
            <w:r w:rsidRPr="00734B05">
              <w:rPr>
                <w:rFonts w:cs="宋体"/>
                <w:bCs/>
                <w:color w:val="000000"/>
              </w:rPr>
              <w:t>Teacher</w:t>
            </w:r>
            <w:r w:rsidRPr="00734B05">
              <w:rPr>
                <w:rFonts w:cs="宋体" w:hint="eastAsia"/>
                <w:bCs/>
                <w:color w:val="000000"/>
              </w:rPr>
              <w:t>类。类中包含以下成员变量：</w:t>
            </w:r>
            <w:r w:rsidRPr="00734B05">
              <w:rPr>
                <w:rFonts w:cs="宋体" w:hint="eastAsia"/>
                <w:bCs/>
                <w:color w:val="000000"/>
              </w:rPr>
              <w:t>name</w:t>
            </w:r>
            <w:r w:rsidRPr="00734B05">
              <w:rPr>
                <w:rFonts w:cs="宋体" w:hint="eastAsia"/>
                <w:bCs/>
                <w:color w:val="000000"/>
              </w:rPr>
              <w:t>（姓名）、</w:t>
            </w:r>
            <w:r w:rsidRPr="00734B05">
              <w:rPr>
                <w:rFonts w:cs="宋体" w:hint="eastAsia"/>
                <w:bCs/>
                <w:color w:val="000000"/>
              </w:rPr>
              <w:t>t</w:t>
            </w:r>
            <w:r w:rsidRPr="00734B05">
              <w:rPr>
                <w:rFonts w:cs="宋体"/>
                <w:bCs/>
                <w:color w:val="000000"/>
              </w:rPr>
              <w:t>itle</w:t>
            </w:r>
            <w:r w:rsidRPr="00734B05">
              <w:rPr>
                <w:rFonts w:cs="宋体" w:hint="eastAsia"/>
                <w:bCs/>
                <w:color w:val="000000"/>
              </w:rPr>
              <w:t>（职位）、</w:t>
            </w:r>
            <w:r w:rsidRPr="00734B05">
              <w:rPr>
                <w:rFonts w:cs="宋体" w:hint="eastAsia"/>
                <w:bCs/>
                <w:color w:val="000000"/>
              </w:rPr>
              <w:t>course</w:t>
            </w:r>
            <w:r w:rsidRPr="00734B05">
              <w:rPr>
                <w:rFonts w:cs="宋体" w:hint="eastAsia"/>
                <w:bCs/>
                <w:color w:val="000000"/>
              </w:rPr>
              <w:t>（主讲的课程）、</w:t>
            </w:r>
            <w:r w:rsidRPr="00734B05">
              <w:rPr>
                <w:rFonts w:cs="宋体" w:hint="eastAsia"/>
                <w:bCs/>
                <w:color w:val="000000"/>
              </w:rPr>
              <w:t>r</w:t>
            </w:r>
            <w:r w:rsidRPr="00734B05">
              <w:rPr>
                <w:rFonts w:cs="宋体"/>
                <w:bCs/>
                <w:color w:val="000000"/>
              </w:rPr>
              <w:t>esearch</w:t>
            </w:r>
            <w:r w:rsidRPr="00734B05">
              <w:rPr>
                <w:rFonts w:cs="宋体" w:hint="eastAsia"/>
                <w:bCs/>
                <w:color w:val="000000"/>
              </w:rPr>
              <w:t>（研究方向）和</w:t>
            </w:r>
            <w:r w:rsidRPr="00734B05">
              <w:rPr>
                <w:rFonts w:cs="宋体" w:hint="eastAsia"/>
                <w:bCs/>
                <w:color w:val="000000"/>
              </w:rPr>
              <w:t>o</w:t>
            </w:r>
            <w:r w:rsidRPr="00734B05">
              <w:rPr>
                <w:rFonts w:cs="宋体"/>
                <w:bCs/>
                <w:color w:val="000000"/>
              </w:rPr>
              <w:t>ffice</w:t>
            </w:r>
            <w:r w:rsidRPr="00734B05">
              <w:rPr>
                <w:rFonts w:cs="宋体" w:hint="eastAsia"/>
                <w:bCs/>
                <w:color w:val="000000"/>
              </w:rPr>
              <w:t>（办公室）。定义对应的方法对这几个成员变量的值进行设置和读取。（</w:t>
            </w:r>
            <w:proofErr w:type="spellStart"/>
            <w:r w:rsidRPr="00734B05">
              <w:rPr>
                <w:rFonts w:cs="宋体" w:hint="eastAsia"/>
                <w:bCs/>
                <w:color w:val="000000"/>
              </w:rPr>
              <w:t>i</w:t>
            </w:r>
            <w:proofErr w:type="spellEnd"/>
            <w:r w:rsidRPr="00734B05">
              <w:rPr>
                <w:rFonts w:cs="宋体" w:hint="eastAsia"/>
                <w:bCs/>
                <w:color w:val="000000"/>
              </w:rPr>
              <w:t>）在</w:t>
            </w:r>
            <w:r w:rsidRPr="00734B05">
              <w:rPr>
                <w:rFonts w:cs="宋体"/>
                <w:bCs/>
                <w:color w:val="000000"/>
              </w:rPr>
              <w:t>Teacher</w:t>
            </w:r>
            <w:r w:rsidRPr="00734B05">
              <w:rPr>
                <w:rFonts w:cs="宋体" w:hint="eastAsia"/>
                <w:bCs/>
                <w:color w:val="000000"/>
              </w:rPr>
              <w:t>类外的</w:t>
            </w:r>
            <w:r w:rsidRPr="00734B05">
              <w:rPr>
                <w:rFonts w:cs="宋体" w:hint="eastAsia"/>
                <w:bCs/>
                <w:color w:val="000000"/>
              </w:rPr>
              <w:t>main</w:t>
            </w:r>
            <w:r w:rsidRPr="00734B05"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方法里面，创建该类的一个对象，并调用各个方法，展示相应的效果。（</w:t>
            </w:r>
            <w:r w:rsidRPr="00734B05">
              <w:rPr>
                <w:rFonts w:cs="宋体" w:hint="eastAsia"/>
                <w:bCs/>
                <w:color w:val="000000"/>
              </w:rPr>
              <w:t>ii</w:t>
            </w:r>
            <w:r w:rsidRPr="00734B05">
              <w:rPr>
                <w:rFonts w:cs="宋体" w:hint="eastAsia"/>
                <w:bCs/>
                <w:color w:val="000000"/>
              </w:rPr>
              <w:t>）在</w:t>
            </w:r>
            <w:r w:rsidRPr="00734B05">
              <w:rPr>
                <w:rFonts w:cs="宋体"/>
                <w:bCs/>
                <w:color w:val="000000"/>
              </w:rPr>
              <w:t>Teacher</w:t>
            </w:r>
            <w:r w:rsidRPr="00734B05">
              <w:rPr>
                <w:rFonts w:cs="宋体" w:hint="eastAsia"/>
                <w:bCs/>
                <w:color w:val="000000"/>
              </w:rPr>
              <w:t>类内的</w:t>
            </w:r>
            <w:r w:rsidRPr="00734B05">
              <w:rPr>
                <w:rFonts w:cs="宋体" w:hint="eastAsia"/>
                <w:bCs/>
                <w:color w:val="000000"/>
              </w:rPr>
              <w:t>main</w:t>
            </w:r>
            <w:r w:rsidRPr="00734B05"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方法里面，创建该类的一个对象，并调用各个方法，展示相应的效果。在报告中附上程序截图、</w:t>
            </w:r>
            <w:r w:rsidRPr="00734B05">
              <w:rPr>
                <w:rFonts w:cs="宋体"/>
                <w:bCs/>
                <w:color w:val="000000"/>
              </w:rPr>
              <w:t>运行结果</w:t>
            </w:r>
            <w:r w:rsidRPr="00734B05">
              <w:rPr>
                <w:rFonts w:cs="宋体" w:hint="eastAsia"/>
                <w:bCs/>
                <w:color w:val="000000"/>
              </w:rPr>
              <w:t>截图和</w:t>
            </w:r>
            <w:r w:rsidRPr="00734B05">
              <w:rPr>
                <w:rFonts w:cs="宋体" w:hint="eastAsia"/>
                <w:bCs/>
                <w:caps/>
                <w:color w:val="000000"/>
              </w:rPr>
              <w:t>简要的</w:t>
            </w:r>
            <w:r w:rsidRPr="00734B05">
              <w:rPr>
                <w:rFonts w:cs="宋体" w:hint="eastAsia"/>
                <w:bCs/>
                <w:color w:val="000000"/>
              </w:rPr>
              <w:t>文字说明。（</w:t>
            </w:r>
            <w:r w:rsidR="009A51BC">
              <w:rPr>
                <w:rFonts w:cs="宋体" w:hint="eastAsia"/>
                <w:bCs/>
                <w:color w:val="000000"/>
              </w:rPr>
              <w:t>2</w:t>
            </w:r>
            <w:r w:rsidR="001B1380">
              <w:rPr>
                <w:rFonts w:cs="宋体" w:hint="eastAsia"/>
                <w:bCs/>
                <w:color w:val="000000"/>
              </w:rPr>
              <w:t>0</w:t>
            </w:r>
            <w:r w:rsidRPr="00734B05">
              <w:rPr>
                <w:rFonts w:cs="宋体"/>
                <w:bCs/>
                <w:color w:val="000000"/>
              </w:rPr>
              <w:t>分）</w:t>
            </w:r>
          </w:p>
          <w:p w:rsidR="006032F2" w:rsidRDefault="006032F2" w:rsidP="00196BCD"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）类外</w:t>
            </w:r>
            <w:r>
              <w:rPr>
                <w:rFonts w:hint="eastAsia"/>
              </w:rPr>
              <w:t>main</w:t>
            </w:r>
            <w:r w:rsidR="004405F3">
              <w:rPr>
                <w:rFonts w:hint="eastAsia"/>
              </w:rPr>
              <w:t>，定义一个</w:t>
            </w:r>
            <w:r w:rsidR="004405F3">
              <w:rPr>
                <w:rFonts w:hint="eastAsia"/>
              </w:rPr>
              <w:t>Teacher</w:t>
            </w:r>
            <w:r w:rsidR="004405F3">
              <w:rPr>
                <w:rFonts w:hint="eastAsia"/>
              </w:rPr>
              <w:t>类，并在类外的</w:t>
            </w:r>
            <w:r w:rsidR="004405F3">
              <w:rPr>
                <w:rFonts w:hint="eastAsia"/>
              </w:rPr>
              <w:t>main</w:t>
            </w:r>
            <w:r w:rsidR="004405F3">
              <w:rPr>
                <w:rFonts w:hint="eastAsia"/>
              </w:rPr>
              <w:t>中调用，使用时需要实例化一个</w:t>
            </w:r>
            <w:r w:rsidR="004405F3">
              <w:rPr>
                <w:rFonts w:hint="eastAsia"/>
              </w:rPr>
              <w:t>Teacher</w:t>
            </w:r>
            <w:r w:rsidR="004405F3">
              <w:rPr>
                <w:rFonts w:hint="eastAsia"/>
              </w:rPr>
              <w:t>类型的</w:t>
            </w:r>
            <w:r w:rsidR="0046597C">
              <w:rPr>
                <w:rFonts w:hint="eastAsia"/>
              </w:rPr>
              <w:t>变量，此次定义了两个变量，一个通过有参构造赋值，一个通过调用</w:t>
            </w:r>
            <w:r w:rsidR="0046597C">
              <w:rPr>
                <w:rFonts w:hint="eastAsia"/>
              </w:rPr>
              <w:t>set</w:t>
            </w:r>
            <w:r w:rsidR="0046597C">
              <w:rPr>
                <w:rFonts w:hint="eastAsia"/>
              </w:rPr>
              <w:t>进行赋值。读取通过调用对应的</w:t>
            </w:r>
            <w:r w:rsidR="0046597C">
              <w:rPr>
                <w:rFonts w:hint="eastAsia"/>
              </w:rPr>
              <w:t>get</w:t>
            </w:r>
            <w:r w:rsidR="0046597C">
              <w:rPr>
                <w:rFonts w:hint="eastAsia"/>
              </w:rPr>
              <w:t>函数获取对应属性的值。可见两种赋值方法得到结果相同。</w:t>
            </w:r>
          </w:p>
          <w:p w:rsidR="006032F2" w:rsidRDefault="006544E9" w:rsidP="004405F3">
            <w:pPr>
              <w:jc w:val="center"/>
            </w:pPr>
            <w:r>
              <w:rPr>
                <w:noProof/>
              </w:rPr>
              <w:pict>
                <v:shape id="_x0000_i1037" type="#_x0000_t75" style="width:207.25pt;height:342.1pt;visibility:visible;mso-wrap-style:square">
                  <v:imagedata r:id="rId18" o:title=""/>
                </v:shape>
              </w:pict>
            </w:r>
          </w:p>
          <w:p w:rsidR="006032F2" w:rsidRDefault="006544E9" w:rsidP="004405F3">
            <w:pPr>
              <w:jc w:val="center"/>
            </w:pPr>
            <w:r>
              <w:rPr>
                <w:noProof/>
              </w:rPr>
              <w:lastRenderedPageBreak/>
              <w:pict>
                <v:shape id="_x0000_i1038" type="#_x0000_t75" style="width:311.3pt;height:218.9pt;visibility:visible;mso-wrap-style:square">
                  <v:imagedata r:id="rId19" o:title=""/>
                </v:shape>
              </w:pict>
            </w:r>
          </w:p>
          <w:p w:rsidR="002325E1" w:rsidDel="006C0D2D" w:rsidRDefault="006544E9" w:rsidP="004405F3">
            <w:pPr>
              <w:jc w:val="center"/>
              <w:rPr>
                <w:del w:id="2" w:author="Tony" w:date="2023-09-18T20:17:00Z"/>
              </w:rPr>
            </w:pPr>
            <w:r>
              <w:rPr>
                <w:noProof/>
              </w:rPr>
              <w:pict>
                <v:shape id="_x0000_i1039" type="#_x0000_t75" style="width:314.65pt;height:60.35pt;visibility:visible;mso-wrap-style:square">
                  <v:imagedata r:id="rId20" o:title=""/>
                </v:shape>
              </w:pict>
            </w:r>
          </w:p>
          <w:p w:rsidR="002325E1" w:rsidRDefault="002325E1">
            <w:pPr>
              <w:jc w:val="center"/>
              <w:pPrChange w:id="3" w:author="Tony" w:date="2023-09-18T20:17:00Z">
                <w:pPr/>
              </w:pPrChange>
            </w:pPr>
          </w:p>
          <w:p w:rsidR="002325E1" w:rsidRDefault="00A71039" w:rsidP="002325E1">
            <w:r>
              <w:rPr>
                <w:rFonts w:hint="eastAsia"/>
              </w:rPr>
              <w:t>(</w:t>
            </w:r>
            <w:r>
              <w:t>ii)</w:t>
            </w:r>
            <w:r>
              <w:rPr>
                <w:rFonts w:hint="eastAsia"/>
              </w:rPr>
              <w:t>类内</w:t>
            </w:r>
            <w:r>
              <w:rPr>
                <w:rFonts w:hint="eastAsia"/>
              </w:rPr>
              <w:t>main</w:t>
            </w:r>
            <w:r w:rsidR="0046597C">
              <w:rPr>
                <w:rFonts w:hint="eastAsia"/>
              </w:rPr>
              <w:t>，将</w:t>
            </w:r>
            <w:r w:rsidR="0046597C">
              <w:rPr>
                <w:rFonts w:hint="eastAsia"/>
              </w:rPr>
              <w:t>main</w:t>
            </w:r>
            <w:r w:rsidR="0046597C">
              <w:rPr>
                <w:rFonts w:hint="eastAsia"/>
              </w:rPr>
              <w:t>函数放在</w:t>
            </w:r>
            <w:r w:rsidR="0046597C">
              <w:rPr>
                <w:rFonts w:hint="eastAsia"/>
              </w:rPr>
              <w:t>Teacher</w:t>
            </w:r>
            <w:r w:rsidR="0046597C">
              <w:rPr>
                <w:rFonts w:hint="eastAsia"/>
              </w:rPr>
              <w:t>类内，</w:t>
            </w:r>
            <w:ins w:id="4" w:author="Tony" w:date="2023-09-18T20:16:00Z">
              <w:r w:rsidR="006C0D2D">
                <w:rPr>
                  <w:rFonts w:hint="eastAsia"/>
                </w:rPr>
                <w:t>实际使用效果与放在类外使用基本相同</w:t>
              </w:r>
            </w:ins>
            <w:ins w:id="5" w:author="Tony" w:date="2023-09-18T20:17:00Z">
              <w:r w:rsidR="006C0D2D">
                <w:rPr>
                  <w:rFonts w:hint="eastAsia"/>
                </w:rPr>
                <w:t>，</w:t>
              </w:r>
              <w:proofErr w:type="gramStart"/>
              <w:r w:rsidR="006C0D2D">
                <w:rPr>
                  <w:rFonts w:hint="eastAsia"/>
                </w:rPr>
                <w:t>此次并</w:t>
              </w:r>
              <w:proofErr w:type="gramEnd"/>
              <w:r w:rsidR="006C0D2D">
                <w:rPr>
                  <w:rFonts w:hint="eastAsia"/>
                </w:rPr>
                <w:t>未使用</w:t>
              </w:r>
              <w:r w:rsidR="006C0D2D">
                <w:rPr>
                  <w:rFonts w:hint="eastAsia"/>
                </w:rPr>
                <w:t>private</w:t>
              </w:r>
              <w:r w:rsidR="006C0D2D">
                <w:rPr>
                  <w:rFonts w:hint="eastAsia"/>
                </w:rPr>
                <w:t>的数据，因此类内与类外基本相等。</w:t>
              </w:r>
            </w:ins>
          </w:p>
          <w:p w:rsidR="00A71039" w:rsidRDefault="006544E9" w:rsidP="004405F3">
            <w:pPr>
              <w:jc w:val="center"/>
            </w:pPr>
            <w:r>
              <w:rPr>
                <w:noProof/>
              </w:rPr>
              <w:pict>
                <v:shape id="_x0000_i1040" type="#_x0000_t75" style="width:255.95pt;height:347.95pt;visibility:visible;mso-wrap-style:square">
                  <v:imagedata r:id="rId21" o:title=""/>
                </v:shape>
              </w:pict>
            </w:r>
          </w:p>
          <w:p w:rsidR="002325E1" w:rsidRDefault="006544E9" w:rsidP="0046597C">
            <w:pPr>
              <w:jc w:val="center"/>
            </w:pPr>
            <w:r>
              <w:rPr>
                <w:noProof/>
              </w:rPr>
              <w:lastRenderedPageBreak/>
              <w:pict>
                <v:shape id="_x0000_i1041" type="#_x0000_t75" style="width:320.9pt;height:213.5pt;visibility:visible;mso-wrap-style:square">
                  <v:imagedata r:id="rId22" o:title=""/>
                </v:shape>
              </w:pict>
            </w:r>
          </w:p>
          <w:p w:rsidR="002325E1" w:rsidRDefault="006544E9">
            <w:pPr>
              <w:jc w:val="center"/>
              <w:pPrChange w:id="6" w:author="Tony" w:date="2023-09-18T20:13:00Z">
                <w:pPr/>
              </w:pPrChange>
            </w:pPr>
            <w:r>
              <w:rPr>
                <w:noProof/>
              </w:rPr>
              <w:pict>
                <v:shape id="_x0000_i1042" type="#_x0000_t75" style="width:317.15pt;height:57.45pt;visibility:visible;mso-wrap-style:square">
                  <v:imagedata r:id="rId23" o:title=""/>
                </v:shape>
              </w:pict>
            </w:r>
          </w:p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2325E1" w:rsidRDefault="002325E1" w:rsidP="002325E1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6E5C5D" w:rsidRDefault="006E5C5D" w:rsidP="00005116"/>
          <w:p w:rsidR="009A51BC" w:rsidRDefault="009A51BC" w:rsidP="00206809">
            <w:pPr>
              <w:rPr>
                <w:ins w:id="7" w:author="Tony" w:date="2023-09-18T20:17:00Z"/>
                <w:rFonts w:cs="宋体"/>
                <w:bCs/>
              </w:rPr>
            </w:pPr>
          </w:p>
          <w:p w:rsidR="006C0D2D" w:rsidRDefault="006C0D2D" w:rsidP="00206809">
            <w:pPr>
              <w:rPr>
                <w:ins w:id="8" w:author="Tony" w:date="2023-09-18T20:17:00Z"/>
                <w:rFonts w:cs="宋体"/>
                <w:bCs/>
              </w:rPr>
            </w:pPr>
          </w:p>
          <w:p w:rsidR="006C0D2D" w:rsidRDefault="006C0D2D" w:rsidP="00206809">
            <w:pPr>
              <w:rPr>
                <w:ins w:id="9" w:author="Tony" w:date="2023-09-18T20:17:00Z"/>
                <w:rFonts w:cs="宋体"/>
                <w:bCs/>
              </w:rPr>
            </w:pPr>
          </w:p>
          <w:p w:rsidR="006C0D2D" w:rsidRDefault="006C0D2D" w:rsidP="00206809">
            <w:pPr>
              <w:rPr>
                <w:ins w:id="10" w:author="Tony" w:date="2023-09-18T20:17:00Z"/>
                <w:rFonts w:cs="宋体"/>
                <w:bCs/>
              </w:rPr>
            </w:pPr>
          </w:p>
          <w:p w:rsidR="006C0D2D" w:rsidRDefault="006C0D2D" w:rsidP="00206809">
            <w:pPr>
              <w:rPr>
                <w:ins w:id="11" w:author="Tony" w:date="2023-09-18T20:17:00Z"/>
                <w:rFonts w:cs="宋体"/>
                <w:bCs/>
              </w:rPr>
            </w:pPr>
          </w:p>
          <w:p w:rsidR="006C0D2D" w:rsidRDefault="006C0D2D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(3).</w:t>
            </w:r>
            <w:r w:rsidRPr="004576AC">
              <w:rPr>
                <w:rFonts w:cs="宋体" w:hint="eastAsia"/>
                <w:bCs/>
              </w:rPr>
              <w:t>编写一个队列类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，用来存储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型数据，队列中的数据是先进先出的。具体要求如下：成员变量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 xml:space="preserve"> [] elements</w:t>
            </w:r>
            <w:r w:rsidRPr="004576AC">
              <w:rPr>
                <w:rFonts w:cs="宋体" w:hint="eastAsia"/>
                <w:bCs/>
              </w:rPr>
              <w:t>用来存储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型数据；成员变量</w:t>
            </w:r>
            <w:r>
              <w:rPr>
                <w:rFonts w:cs="宋体" w:hint="eastAsia"/>
                <w:bCs/>
              </w:rPr>
              <w:t>short</w:t>
            </w:r>
            <w:r>
              <w:rPr>
                <w:rFonts w:cs="宋体"/>
                <w:bCs/>
              </w:rPr>
              <w:t xml:space="preserve"> </w:t>
            </w:r>
            <w:r w:rsidRPr="004576AC">
              <w:rPr>
                <w:rFonts w:cs="宋体" w:hint="eastAsia"/>
                <w:bCs/>
              </w:rPr>
              <w:t>size</w:t>
            </w:r>
            <w:r w:rsidRPr="004576AC">
              <w:rPr>
                <w:rFonts w:cs="宋体" w:hint="eastAsia"/>
                <w:bCs/>
              </w:rPr>
              <w:t>用来表示存储的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型数据的个数；构造方法</w:t>
            </w:r>
            <w:r w:rsidRPr="004576AC">
              <w:rPr>
                <w:rFonts w:cs="宋体" w:hint="eastAsia"/>
                <w:bCs/>
              </w:rPr>
              <w:t>Queue</w:t>
            </w:r>
            <w:r w:rsidRPr="004576AC">
              <w:rPr>
                <w:rFonts w:cs="宋体" w:hint="eastAsia"/>
                <w:bCs/>
              </w:rPr>
              <w:t>在初始化队列的时候，设置队列的容量为</w:t>
            </w:r>
            <w:r w:rsidRPr="004576AC">
              <w:rPr>
                <w:rFonts w:cs="宋体" w:hint="eastAsia"/>
                <w:bCs/>
              </w:rPr>
              <w:t>16</w:t>
            </w:r>
            <w:r w:rsidRPr="004576AC">
              <w:rPr>
                <w:rFonts w:cs="宋体" w:hint="eastAsia"/>
                <w:bCs/>
              </w:rPr>
              <w:t>；方法</w:t>
            </w:r>
            <w:r w:rsidRPr="004576AC">
              <w:rPr>
                <w:rFonts w:cs="宋体" w:hint="eastAsia"/>
                <w:bCs/>
              </w:rPr>
              <w:t>enqueue(</w:t>
            </w:r>
            <w:r>
              <w:rPr>
                <w:rFonts w:cs="宋体" w:hint="eastAsia"/>
                <w:bCs/>
              </w:rPr>
              <w:t>int</w:t>
            </w:r>
            <w:r>
              <w:rPr>
                <w:rFonts w:cs="宋体"/>
                <w:bCs/>
              </w:rPr>
              <w:t xml:space="preserve"> </w:t>
            </w:r>
            <w:r w:rsidRPr="004576AC">
              <w:rPr>
                <w:rFonts w:cs="宋体" w:hint="eastAsia"/>
                <w:bCs/>
              </w:rPr>
              <w:t>v)</w:t>
            </w:r>
            <w:r w:rsidRPr="004576AC">
              <w:rPr>
                <w:rFonts w:cs="宋体" w:hint="eastAsia"/>
                <w:bCs/>
              </w:rPr>
              <w:t>用来往队列中添加一个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型数据；方法</w:t>
            </w:r>
            <w:r w:rsidRPr="004576AC">
              <w:rPr>
                <w:rFonts w:cs="宋体" w:hint="eastAsia"/>
                <w:bCs/>
              </w:rPr>
              <w:t>dequeue()</w:t>
            </w:r>
            <w:r w:rsidRPr="004576AC">
              <w:rPr>
                <w:rFonts w:cs="宋体" w:hint="eastAsia"/>
                <w:bCs/>
              </w:rPr>
              <w:t>用从队列中删除并返回一个</w:t>
            </w:r>
            <w:r>
              <w:rPr>
                <w:rFonts w:cs="宋体" w:hint="eastAsia"/>
                <w:bCs/>
              </w:rPr>
              <w:t>byte</w:t>
            </w:r>
            <w:r w:rsidRPr="004576AC">
              <w:rPr>
                <w:rFonts w:cs="宋体" w:hint="eastAsia"/>
                <w:bCs/>
              </w:rPr>
              <w:t>型数据；方法</w:t>
            </w:r>
            <w:proofErr w:type="spellStart"/>
            <w:r w:rsidRPr="004576AC">
              <w:rPr>
                <w:rFonts w:cs="宋体" w:hint="eastAsia"/>
                <w:bCs/>
              </w:rPr>
              <w:t>getSize</w:t>
            </w:r>
            <w:proofErr w:type="spellEnd"/>
            <w:r w:rsidRPr="004576AC">
              <w:rPr>
                <w:rFonts w:cs="宋体" w:hint="eastAsia"/>
                <w:bCs/>
              </w:rPr>
              <w:t>()</w:t>
            </w:r>
            <w:r w:rsidRPr="004576AC">
              <w:rPr>
                <w:rFonts w:cs="宋体" w:hint="eastAsia"/>
                <w:bCs/>
              </w:rPr>
              <w:t>用来返回队列的大小。在报告中附上程序截图、</w:t>
            </w:r>
            <w:r w:rsidRPr="004576AC">
              <w:rPr>
                <w:rFonts w:cs="宋体"/>
                <w:bCs/>
              </w:rPr>
              <w:t>运行结果</w:t>
            </w:r>
            <w:r w:rsidRPr="004576AC"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20</w:t>
            </w:r>
            <w:r w:rsidRPr="004576AC">
              <w:rPr>
                <w:rFonts w:cs="宋体"/>
                <w:bCs/>
              </w:rPr>
              <w:t>分）</w:t>
            </w:r>
          </w:p>
          <w:p w:rsidR="009A51BC" w:rsidRDefault="006C0D2D" w:rsidP="00206809">
            <w:pPr>
              <w:rPr>
                <w:ins w:id="12" w:author="Tony" w:date="2023-09-18T20:19:00Z"/>
                <w:rFonts w:ascii="宋体" w:hAnsi="宋体" w:cs="宋体"/>
                <w:bCs/>
              </w:rPr>
            </w:pPr>
            <w:ins w:id="13" w:author="Tony" w:date="2023-09-18T20:18:00Z">
              <w:r>
                <w:rPr>
                  <w:rFonts w:ascii="宋体" w:hAnsi="宋体" w:cs="宋体" w:hint="eastAsia"/>
                  <w:bCs/>
                </w:rPr>
                <w:t>①基本思路：定义一个Queue的类，</w:t>
              </w:r>
            </w:ins>
            <w:ins w:id="14" w:author="Tony" w:date="2023-09-18T20:19:00Z">
              <w:r>
                <w:rPr>
                  <w:rFonts w:ascii="宋体" w:hAnsi="宋体" w:cs="宋体" w:hint="eastAsia"/>
                  <w:bCs/>
                </w:rPr>
                <w:t>拥有size和elements两个属性，同时拥有添加数据、删除数据和放回数据个数的功能。</w:t>
              </w:r>
            </w:ins>
          </w:p>
          <w:p w:rsidR="006C0D2D" w:rsidRDefault="006C0D2D" w:rsidP="00206809">
            <w:pPr>
              <w:rPr>
                <w:ins w:id="15" w:author="Tony" w:date="2023-09-18T20:21:00Z"/>
                <w:rFonts w:ascii="宋体" w:hAnsi="宋体" w:cs="宋体"/>
                <w:bCs/>
              </w:rPr>
            </w:pPr>
            <w:ins w:id="16" w:author="Tony" w:date="2023-09-18T20:20:00Z">
              <w:r>
                <w:rPr>
                  <w:rFonts w:ascii="宋体" w:hAnsi="宋体" w:cs="宋体" w:hint="eastAsia"/>
                  <w:bCs/>
                </w:rPr>
                <w:t>②添加数据：调用enqueue函数方法，输入一个byte数据，如果此时数据个数小于1</w:t>
              </w:r>
              <w:r>
                <w:rPr>
                  <w:rFonts w:ascii="宋体" w:hAnsi="宋体" w:cs="宋体"/>
                  <w:bCs/>
                </w:rPr>
                <w:t>6</w:t>
              </w:r>
              <w:r>
                <w:rPr>
                  <w:rFonts w:ascii="宋体" w:hAnsi="宋体" w:cs="宋体" w:hint="eastAsia"/>
                  <w:bCs/>
                </w:rPr>
                <w:t>个即可成功输入，若已经有1</w:t>
              </w:r>
              <w:r>
                <w:rPr>
                  <w:rFonts w:ascii="宋体" w:hAnsi="宋体" w:cs="宋体"/>
                  <w:bCs/>
                </w:rPr>
                <w:t>6</w:t>
              </w:r>
            </w:ins>
            <w:ins w:id="17" w:author="Tony" w:date="2023-09-18T20:21:00Z">
              <w:r>
                <w:rPr>
                  <w:rFonts w:ascii="宋体" w:hAnsi="宋体" w:cs="宋体" w:hint="eastAsia"/>
                  <w:bCs/>
                </w:rPr>
                <w:t>个数据则无法输入</w:t>
              </w:r>
            </w:ins>
          </w:p>
          <w:p w:rsidR="006C0D2D" w:rsidRDefault="006C0D2D" w:rsidP="00206809">
            <w:pPr>
              <w:rPr>
                <w:rFonts w:cs="宋体"/>
                <w:bCs/>
              </w:rPr>
            </w:pPr>
            <w:ins w:id="18" w:author="Tony" w:date="2023-09-18T20:21:00Z">
              <w:r>
                <w:rPr>
                  <w:rFonts w:ascii="宋体" w:hAnsi="宋体" w:cs="宋体" w:hint="eastAsia"/>
                  <w:bCs/>
                </w:rPr>
                <w:t>③删除数据：记录首位数据，最后将其作为返回值，其余数据</w:t>
              </w:r>
            </w:ins>
            <w:ins w:id="19" w:author="Tony" w:date="2023-09-18T20:22:00Z">
              <w:r>
                <w:rPr>
                  <w:rFonts w:ascii="宋体" w:hAnsi="宋体" w:cs="宋体" w:hint="eastAsia"/>
                  <w:bCs/>
                </w:rPr>
                <w:t>向前移动一位，实现队列弹出首位的功能，并将size减</w:t>
              </w:r>
              <w:proofErr w:type="gramStart"/>
              <w:r>
                <w:rPr>
                  <w:rFonts w:ascii="宋体" w:hAnsi="宋体" w:cs="宋体" w:hint="eastAsia"/>
                  <w:bCs/>
                </w:rPr>
                <w:t>一</w:t>
              </w:r>
              <w:proofErr w:type="gramEnd"/>
              <w:r>
                <w:rPr>
                  <w:rFonts w:ascii="宋体" w:hAnsi="宋体" w:cs="宋体" w:hint="eastAsia"/>
                  <w:bCs/>
                </w:rPr>
                <w:t>，记录当前数据个数。</w:t>
              </w:r>
            </w:ins>
          </w:p>
          <w:p w:rsidR="009A51BC" w:rsidRDefault="006544E9" w:rsidP="00206809">
            <w:pPr>
              <w:rPr>
                <w:ins w:id="20" w:author="Tony" w:date="2023-09-18T20:23:00Z"/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43" type="#_x0000_t75" style="width:399.95pt;height:443.25pt;visibility:visible;mso-wrap-style:square">
                  <v:imagedata r:id="rId24" o:title=""/>
                </v:shape>
              </w:pict>
            </w:r>
          </w:p>
          <w:p w:rsidR="006C0D2D" w:rsidRDefault="006C0D2D" w:rsidP="00206809">
            <w:pPr>
              <w:rPr>
                <w:rFonts w:cs="宋体"/>
                <w:bCs/>
              </w:rPr>
            </w:pPr>
            <w:ins w:id="21" w:author="Tony" w:date="2023-09-18T20:23:00Z">
              <w:r>
                <w:rPr>
                  <w:rFonts w:ascii="宋体" w:hAnsi="宋体" w:cs="宋体" w:hint="eastAsia"/>
                  <w:bCs/>
                </w:rPr>
                <w:t>④主函数：实例化一个</w:t>
              </w:r>
            </w:ins>
            <w:ins w:id="22" w:author="Tony" w:date="2023-09-18T20:24:00Z">
              <w:r>
                <w:rPr>
                  <w:rFonts w:ascii="宋体" w:hAnsi="宋体" w:cs="宋体" w:hint="eastAsia"/>
                  <w:bCs/>
                </w:rPr>
                <w:t>Queue类型数据，由用户决定输入个数n，并读入n</w:t>
              </w:r>
              <w:proofErr w:type="gramStart"/>
              <w:r>
                <w:rPr>
                  <w:rFonts w:ascii="宋体" w:hAnsi="宋体" w:cs="宋体" w:hint="eastAsia"/>
                  <w:bCs/>
                </w:rPr>
                <w:t>个</w:t>
              </w:r>
              <w:proofErr w:type="gramEnd"/>
              <w:r>
                <w:rPr>
                  <w:rFonts w:ascii="宋体" w:hAnsi="宋体" w:cs="宋体" w:hint="eastAsia"/>
                  <w:bCs/>
                </w:rPr>
                <w:t>数据，将数据放入队列，记录当前队列长度，</w:t>
              </w:r>
            </w:ins>
            <w:ins w:id="23" w:author="Tony" w:date="2023-09-18T20:25:00Z">
              <w:r w:rsidR="002D05F8">
                <w:rPr>
                  <w:rFonts w:ascii="宋体" w:hAnsi="宋体" w:cs="宋体" w:hint="eastAsia"/>
                  <w:bCs/>
                </w:rPr>
                <w:t>调用一次删除函数，将首位数据弹出并输出，记录删除之后的队列长度</w:t>
              </w:r>
            </w:ins>
            <w:ins w:id="24" w:author="Tony" w:date="2023-09-18T20:32:00Z">
              <w:r w:rsidR="002D05F8">
                <w:rPr>
                  <w:rFonts w:ascii="宋体" w:hAnsi="宋体" w:cs="宋体" w:hint="eastAsia"/>
                  <w:bCs/>
                </w:rPr>
                <w:t>，添加一个数据，记录此时的数据个数。</w:t>
              </w:r>
            </w:ins>
          </w:p>
          <w:p w:rsidR="006C0D2D" w:rsidRPr="006C0D2D" w:rsidRDefault="006544E9" w:rsidP="00206809">
            <w:pPr>
              <w:rPr>
                <w:rFonts w:cs="宋体"/>
                <w:noProof/>
                <w:rPrChange w:id="25" w:author="Tony" w:date="2023-09-18T20:23:00Z">
                  <w:rPr>
                    <w:rFonts w:cs="宋体"/>
                    <w:bCs/>
                  </w:rPr>
                </w:rPrChange>
              </w:rPr>
            </w:pPr>
            <w:ins w:id="26" w:author="Tony" w:date="2023-09-18T20:30:00Z">
              <w:r>
                <w:rPr>
                  <w:rFonts w:cs="宋体"/>
                  <w:noProof/>
                </w:rPr>
                <w:lastRenderedPageBreak/>
                <w:pict>
                  <v:shape id="_x0000_i1044" type="#_x0000_t75" style="width:400.35pt;height:315.05pt;visibility:visible;mso-wrap-style:square">
                    <v:imagedata r:id="rId25" o:title=""/>
                  </v:shape>
                </w:pict>
              </w:r>
            </w:ins>
            <w:del w:id="27" w:author="Tony" w:date="2023-09-18T20:30:00Z">
              <w:r>
                <w:rPr>
                  <w:rFonts w:cs="宋体"/>
                  <w:noProof/>
                </w:rPr>
                <w:pict>
                  <v:shape id="_x0000_i1045" type="#_x0000_t75" style="width:399.95pt;height:250.55pt;visibility:visible;mso-wrap-style:square">
                    <v:imagedata r:id="rId26" o:title=""/>
                  </v:shape>
                </w:pict>
              </w:r>
            </w:del>
          </w:p>
          <w:p w:rsidR="009A51BC" w:rsidRDefault="006544E9" w:rsidP="00206809">
            <w:pPr>
              <w:rPr>
                <w:rFonts w:cs="宋体"/>
                <w:bCs/>
              </w:rPr>
            </w:pPr>
            <w:ins w:id="28" w:author="Tony" w:date="2023-09-18T20:30:00Z">
              <w:r>
                <w:rPr>
                  <w:rFonts w:cs="宋体"/>
                  <w:noProof/>
                </w:rPr>
                <w:pict>
                  <v:shape id="_x0000_i1046" type="#_x0000_t75" style="width:399.95pt;height:132.75pt;visibility:visible;mso-wrap-style:square">
                    <v:imagedata r:id="rId27" o:title=""/>
                  </v:shape>
                </w:pict>
              </w:r>
            </w:ins>
            <w:del w:id="29" w:author="Tony" w:date="2023-09-18T20:30:00Z">
              <w:r>
                <w:rPr>
                  <w:rFonts w:cs="宋体"/>
                  <w:noProof/>
                </w:rPr>
                <w:pict>
                  <v:shape id="_x0000_i1047" type="#_x0000_t75" style="width:400.35pt;height:100.7pt;visibility:visible;mso-wrap-style:square">
                    <v:imagedata r:id="rId28" o:title=""/>
                  </v:shape>
                </w:pict>
              </w:r>
            </w:del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0" w:author="Tony" w:date="2023-09-18T20:32:00Z"/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1" w:author="Tony" w:date="2023-09-18T20:32:00Z"/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2" w:author="Tony" w:date="2023-09-18T20:32:00Z"/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3" w:author="Tony" w:date="2023-09-18T20:32:00Z"/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4" w:author="Tony" w:date="2023-09-18T20:32:00Z"/>
                <w:rFonts w:cs="宋体"/>
                <w:bCs/>
              </w:rPr>
            </w:pPr>
          </w:p>
          <w:p w:rsidR="009A51BC" w:rsidDel="002D05F8" w:rsidRDefault="009A51BC" w:rsidP="00206809">
            <w:pPr>
              <w:rPr>
                <w:del w:id="35" w:author="Tony" w:date="2023-09-18T20:32:00Z"/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 w:rsidRPr="00EE1B3E">
              <w:rPr>
                <w:rFonts w:cs="宋体" w:hint="eastAsia"/>
                <w:bCs/>
              </w:rPr>
              <w:t>4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 w:rsidRPr="00EE1B3E">
              <w:rPr>
                <w:rFonts w:cs="宋体" w:hint="eastAsia"/>
                <w:bCs/>
              </w:rPr>
              <w:t>编写一个复数类</w:t>
            </w:r>
            <w:r w:rsidRPr="00EE1B3E">
              <w:rPr>
                <w:rFonts w:cs="宋体" w:hint="eastAsia"/>
                <w:bCs/>
              </w:rPr>
              <w:t>C</w:t>
            </w:r>
            <w:r w:rsidRPr="00EE1B3E">
              <w:rPr>
                <w:rFonts w:cs="宋体"/>
                <w:bCs/>
              </w:rPr>
              <w:t>omplex</w:t>
            </w:r>
            <w:r>
              <w:rPr>
                <w:rFonts w:cs="宋体" w:hint="eastAsia"/>
                <w:bCs/>
              </w:rPr>
              <w:t>：</w:t>
            </w:r>
            <w:r w:rsidRPr="00EE1B3E">
              <w:rPr>
                <w:rFonts w:cs="宋体" w:hint="eastAsia"/>
                <w:bCs/>
              </w:rPr>
              <w:t>成员变量包括</w:t>
            </w:r>
            <w:proofErr w:type="spellStart"/>
            <w:r w:rsidRPr="00EE1B3E">
              <w:rPr>
                <w:rFonts w:cs="宋体" w:hint="eastAsia"/>
                <w:bCs/>
              </w:rPr>
              <w:t>r</w:t>
            </w:r>
            <w:r w:rsidRPr="00EE1B3E">
              <w:rPr>
                <w:rFonts w:cs="宋体"/>
                <w:bCs/>
              </w:rPr>
              <w:t>ealPart</w:t>
            </w:r>
            <w:proofErr w:type="spellEnd"/>
            <w:r w:rsidRPr="00EE1B3E">
              <w:rPr>
                <w:rFonts w:cs="宋体" w:hint="eastAsia"/>
                <w:bCs/>
              </w:rPr>
              <w:t>和</w:t>
            </w:r>
            <w:proofErr w:type="spellStart"/>
            <w:r w:rsidRPr="00EE1B3E">
              <w:rPr>
                <w:rFonts w:cs="宋体" w:hint="eastAsia"/>
                <w:bCs/>
              </w:rPr>
              <w:t>im</w:t>
            </w:r>
            <w:r w:rsidRPr="00EE1B3E">
              <w:rPr>
                <w:rFonts w:cs="宋体"/>
                <w:bCs/>
              </w:rPr>
              <w:t>ageP</w:t>
            </w:r>
            <w:r w:rsidRPr="00EE1B3E">
              <w:rPr>
                <w:rFonts w:cs="宋体" w:hint="eastAsia"/>
                <w:bCs/>
              </w:rPr>
              <w:t>art</w:t>
            </w:r>
            <w:proofErr w:type="spellEnd"/>
            <w:r w:rsidRPr="00EE1B3E">
              <w:rPr>
                <w:rFonts w:cs="宋体" w:hint="eastAsia"/>
                <w:bCs/>
              </w:rPr>
              <w:t>，分别代表实数部分和</w:t>
            </w:r>
            <w:r>
              <w:rPr>
                <w:rFonts w:cs="宋体" w:hint="eastAsia"/>
                <w:bCs/>
              </w:rPr>
              <w:t>虚数</w:t>
            </w:r>
            <w:r w:rsidRPr="00EE1B3E">
              <w:rPr>
                <w:rFonts w:cs="宋体" w:hint="eastAsia"/>
                <w:bCs/>
              </w:rPr>
              <w:t>部分；</w:t>
            </w:r>
            <w:r>
              <w:rPr>
                <w:rFonts w:cs="宋体" w:hint="eastAsia"/>
                <w:bCs/>
              </w:rPr>
              <w:t>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omplex()</w:t>
            </w:r>
            <w:r>
              <w:rPr>
                <w:rFonts w:cs="宋体" w:hint="eastAsia"/>
                <w:bCs/>
              </w:rPr>
              <w:t>用于将实数部分和虚数部分都置为</w:t>
            </w:r>
            <w:r>
              <w:rPr>
                <w:rFonts w:cs="宋体" w:hint="eastAsia"/>
                <w:bCs/>
              </w:rPr>
              <w:t>0</w:t>
            </w:r>
            <w:r>
              <w:rPr>
                <w:rFonts w:cs="宋体" w:hint="eastAsia"/>
                <w:bCs/>
              </w:rPr>
              <w:t>；构造方法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omplex(int r, int </w:t>
            </w:r>
            <w:proofErr w:type="spellStart"/>
            <w:r>
              <w:rPr>
                <w:rFonts w:cs="宋体"/>
                <w:bCs/>
              </w:rPr>
              <w:t>i</w:t>
            </w:r>
            <w:proofErr w:type="spellEnd"/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用于将实数部分置为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 w:hint="eastAsia"/>
                <w:bCs/>
              </w:rPr>
              <w:t>、虚数部分置为</w:t>
            </w:r>
            <w:proofErr w:type="spellStart"/>
            <w:r>
              <w:rPr>
                <w:rFonts w:cs="宋体" w:hint="eastAsia"/>
                <w:bCs/>
              </w:rPr>
              <w:t>i</w:t>
            </w:r>
            <w:proofErr w:type="spellEnd"/>
            <w:r>
              <w:rPr>
                <w:rFonts w:cs="宋体" w:hint="eastAsia"/>
                <w:bCs/>
              </w:rPr>
              <w:t>；方法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 xml:space="preserve">omplex </w:t>
            </w:r>
            <w:proofErr w:type="spellStart"/>
            <w:r>
              <w:rPr>
                <w:rFonts w:cs="宋体"/>
                <w:bCs/>
              </w:rPr>
              <w:t>complexMULTIPLE</w:t>
            </w:r>
            <w:proofErr w:type="spellEnd"/>
            <w:r>
              <w:rPr>
                <w:rFonts w:cs="宋体"/>
                <w:bCs/>
              </w:rPr>
              <w:t>(C</w:t>
            </w:r>
            <w:r>
              <w:rPr>
                <w:rFonts w:cs="宋体" w:hint="eastAsia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将当前复数对象与形参复数对象相乘，注意</w:t>
            </w:r>
            <w:r>
              <w:rPr>
                <w:rFonts w:cs="宋体" w:hint="eastAsia"/>
                <w:bCs/>
              </w:rPr>
              <w:t xml:space="preserve"> (</w:t>
            </w:r>
            <w:proofErr w:type="spellStart"/>
            <w:r>
              <w:rPr>
                <w:rFonts w:cs="宋体"/>
                <w:bCs/>
              </w:rPr>
              <w:t>a+bj</w:t>
            </w:r>
            <w:proofErr w:type="spellEnd"/>
            <w:r>
              <w:rPr>
                <w:rFonts w:cs="宋体"/>
                <w:bCs/>
              </w:rPr>
              <w:t>)*(</w:t>
            </w:r>
            <w:proofErr w:type="spellStart"/>
            <w:r>
              <w:rPr>
                <w:rFonts w:cs="宋体"/>
                <w:bCs/>
              </w:rPr>
              <w:t>c+dj</w:t>
            </w:r>
            <w:proofErr w:type="spellEnd"/>
            <w:r>
              <w:rPr>
                <w:rFonts w:cs="宋体"/>
                <w:bCs/>
              </w:rPr>
              <w:t>)=ac</w:t>
            </w:r>
            <w:ins w:id="36" w:author="Tony" w:date="2023-09-18T20:32:00Z">
              <w:r w:rsidR="002D05F8">
                <w:rPr>
                  <w:rFonts w:cs="宋体"/>
                  <w:bCs/>
                </w:rPr>
                <w:t>-</w:t>
              </w:r>
            </w:ins>
            <w:del w:id="37" w:author="Tony" w:date="2023-09-18T20:32:00Z">
              <w:r w:rsidDel="002D05F8">
                <w:rPr>
                  <w:rFonts w:cs="宋体"/>
                  <w:bCs/>
                </w:rPr>
                <w:delText>+</w:delText>
              </w:r>
            </w:del>
            <w:r>
              <w:rPr>
                <w:rFonts w:cs="宋体"/>
                <w:bCs/>
              </w:rPr>
              <w:t>bd+(</w:t>
            </w:r>
            <w:proofErr w:type="spellStart"/>
            <w:r>
              <w:rPr>
                <w:rFonts w:cs="宋体"/>
                <w:bCs/>
              </w:rPr>
              <w:t>ad+bc</w:t>
            </w:r>
            <w:proofErr w:type="spellEnd"/>
            <w:r>
              <w:rPr>
                <w:rFonts w:cs="宋体"/>
                <w:bCs/>
              </w:rPr>
              <w:t>)j</w:t>
            </w:r>
            <w:r>
              <w:rPr>
                <w:rFonts w:cs="宋体" w:hint="eastAsia"/>
                <w:bCs/>
              </w:rPr>
              <w:t>；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/>
                <w:bCs/>
              </w:rPr>
              <w:t xml:space="preserve"> </w:t>
            </w:r>
            <w:proofErr w:type="spellStart"/>
            <w:r>
              <w:rPr>
                <w:rFonts w:cs="宋体"/>
                <w:bCs/>
              </w:rPr>
              <w:t>toString</w:t>
            </w:r>
            <w:proofErr w:type="spellEnd"/>
            <w:r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把当前复数对象的实数部分和虚数部分组合成</w:t>
            </w:r>
            <w:proofErr w:type="spellStart"/>
            <w:r>
              <w:rPr>
                <w:rFonts w:cs="宋体" w:hint="eastAsia"/>
                <w:bCs/>
              </w:rPr>
              <w:t>a</w:t>
            </w:r>
            <w:r>
              <w:rPr>
                <w:rFonts w:cs="宋体"/>
                <w:bCs/>
              </w:rPr>
              <w:t>+b</w:t>
            </w:r>
            <w:ins w:id="38" w:author="Tony" w:date="2023-09-18T20:32:00Z">
              <w:r w:rsidR="002D05F8">
                <w:rPr>
                  <w:rFonts w:cs="宋体" w:hint="eastAsia"/>
                  <w:bCs/>
                </w:rPr>
                <w:t>i</w:t>
              </w:r>
            </w:ins>
            <w:proofErr w:type="spellEnd"/>
            <w:del w:id="39" w:author="Tony" w:date="2023-09-18T20:32:00Z">
              <w:r w:rsidDel="002D05F8">
                <w:rPr>
                  <w:rFonts w:cs="宋体"/>
                  <w:bCs/>
                </w:rPr>
                <w:delText>j</w:delText>
              </w:r>
            </w:del>
            <w:r>
              <w:rPr>
                <w:rFonts w:cs="宋体" w:hint="eastAsia"/>
                <w:bCs/>
              </w:rPr>
              <w:t>的字符串形式。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和复数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+3</w:t>
            </w:r>
            <w:ins w:id="40" w:author="Tony" w:date="2023-09-18T20:32:00Z">
              <w:r w:rsidR="002D05F8">
                <w:rPr>
                  <w:rFonts w:cs="宋体" w:hint="eastAsia"/>
                  <w:bCs/>
                </w:rPr>
                <w:t>i</w:t>
              </w:r>
            </w:ins>
            <w:del w:id="41" w:author="Tony" w:date="2023-09-18T20:32:00Z">
              <w:r w:rsidDel="002D05F8">
                <w:rPr>
                  <w:rFonts w:cs="宋体"/>
                  <w:bCs/>
                </w:rPr>
                <w:delText>j</w:delText>
              </w:r>
            </w:del>
            <w:r>
              <w:rPr>
                <w:rFonts w:cs="宋体" w:hint="eastAsia"/>
                <w:bCs/>
              </w:rPr>
              <w:t>相乘的结果）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详细的文字说明</w:t>
            </w:r>
            <w:r w:rsidRPr="00095594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:rsidR="009A51BC" w:rsidRDefault="002D05F8" w:rsidP="00206809">
            <w:pPr>
              <w:rPr>
                <w:rFonts w:cs="宋体"/>
                <w:bCs/>
              </w:rPr>
            </w:pPr>
            <w:ins w:id="42" w:author="Tony" w:date="2023-09-18T20:32:00Z">
              <w:r>
                <w:rPr>
                  <w:rFonts w:ascii="宋体" w:hAnsi="宋体" w:cs="宋体" w:hint="eastAsia"/>
                  <w:bCs/>
                </w:rPr>
                <w:t>①</w:t>
              </w:r>
            </w:ins>
            <w:ins w:id="43" w:author="Tony" w:date="2023-09-18T20:33:00Z">
              <w:r>
                <w:rPr>
                  <w:rFonts w:ascii="宋体" w:hAnsi="宋体" w:cs="宋体" w:hint="eastAsia"/>
                  <w:bCs/>
                </w:rPr>
                <w:t>定义一个Complex类，拥有两个属性，默认构造时将属性赋值为0，有参构造</w:t>
              </w:r>
            </w:ins>
            <w:ins w:id="44" w:author="Tony" w:date="2023-09-18T20:34:00Z">
              <w:r>
                <w:rPr>
                  <w:rFonts w:ascii="宋体" w:hAnsi="宋体" w:cs="宋体" w:hint="eastAsia"/>
                  <w:bCs/>
                </w:rPr>
                <w:t>传入两个int数据，分别赋值给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realPart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和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imagePart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。含有一个方法：将两个complex数据按照虚数乘法</w:t>
              </w:r>
            </w:ins>
            <w:ins w:id="45" w:author="Tony" w:date="2023-09-18T20:35:00Z">
              <w:r>
                <w:rPr>
                  <w:rFonts w:ascii="宋体" w:hAnsi="宋体" w:cs="宋体" w:hint="eastAsia"/>
                  <w:bCs/>
                </w:rPr>
                <w:t>规则相乘，</w:t>
              </w:r>
            </w:ins>
            <w:ins w:id="46" w:author="Tony" w:date="2023-09-18T20:36:00Z">
              <w:r w:rsidR="0066312C">
                <w:rPr>
                  <w:rFonts w:ascii="宋体" w:hAnsi="宋体" w:cs="宋体" w:hint="eastAsia"/>
                  <w:bCs/>
                </w:rPr>
                <w:t>并返回其计算结果。</w:t>
              </w:r>
            </w:ins>
          </w:p>
          <w:p w:rsidR="009A51BC" w:rsidRDefault="006544E9" w:rsidP="0066312C">
            <w:pPr>
              <w:jc w:val="center"/>
              <w:rPr>
                <w:ins w:id="47" w:author="Tony" w:date="2023-09-18T20:36:00Z"/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48" type="#_x0000_t75" style="width:305.9pt;height:250.15pt;visibility:visible;mso-wrap-style:square">
                  <v:imagedata r:id="rId29" o:title=""/>
                </v:shape>
              </w:pict>
            </w:r>
          </w:p>
          <w:p w:rsidR="0066312C" w:rsidRDefault="0066312C">
            <w:pPr>
              <w:rPr>
                <w:rFonts w:cs="宋体"/>
                <w:bCs/>
              </w:rPr>
            </w:pPr>
            <w:ins w:id="48" w:author="Tony" w:date="2023-09-18T20:36:00Z">
              <w:r>
                <w:rPr>
                  <w:rFonts w:ascii="宋体" w:hAnsi="宋体" w:cs="宋体" w:hint="eastAsia"/>
                  <w:bCs/>
                </w:rPr>
                <w:t>②含有一个转换函数，将实部与虚部的值转换</w:t>
              </w:r>
            </w:ins>
            <w:ins w:id="49" w:author="Tony" w:date="2023-09-18T20:37:00Z">
              <w:r>
                <w:rPr>
                  <w:rFonts w:ascii="宋体" w:hAnsi="宋体" w:cs="宋体" w:hint="eastAsia"/>
                  <w:bCs/>
                </w:rPr>
                <w:t>为String对应的结构输出，当虚部出现负数时要注意不用输出连接的“+”。</w:t>
              </w:r>
            </w:ins>
          </w:p>
          <w:p w:rsidR="009A51BC" w:rsidRDefault="006544E9">
            <w:pPr>
              <w:jc w:val="center"/>
              <w:rPr>
                <w:rFonts w:cs="宋体"/>
                <w:noProof/>
              </w:rPr>
              <w:pPrChange w:id="50" w:author="Tony" w:date="2023-09-18T20:36:00Z">
                <w:pPr/>
              </w:pPrChange>
            </w:pPr>
            <w:r>
              <w:rPr>
                <w:rFonts w:cs="宋体"/>
                <w:noProof/>
              </w:rPr>
              <w:pict>
                <v:shape id="_x0000_i1049" type="#_x0000_t75" style="width:303.4pt;height:179.8pt;visibility:visible;mso-wrap-style:square">
                  <v:imagedata r:id="rId30" o:title=""/>
                </v:shape>
              </w:pict>
            </w:r>
          </w:p>
          <w:p w:rsidR="0066312C" w:rsidRDefault="0066312C" w:rsidP="00206809">
            <w:pPr>
              <w:rPr>
                <w:ins w:id="51" w:author="Tony" w:date="2023-09-18T20:38:00Z"/>
                <w:rFonts w:cs="宋体"/>
                <w:noProof/>
              </w:rPr>
            </w:pPr>
          </w:p>
          <w:p w:rsidR="0066312C" w:rsidRDefault="0066312C" w:rsidP="00206809">
            <w:pPr>
              <w:rPr>
                <w:ins w:id="52" w:author="Tony" w:date="2023-09-18T20:38:00Z"/>
                <w:rFonts w:cs="宋体"/>
                <w:noProof/>
              </w:rPr>
            </w:pPr>
          </w:p>
          <w:p w:rsidR="0066312C" w:rsidRDefault="0066312C" w:rsidP="00206809">
            <w:pPr>
              <w:rPr>
                <w:ins w:id="53" w:author="Tony" w:date="2023-09-18T20:38:00Z"/>
                <w:rFonts w:cs="宋体"/>
                <w:noProof/>
              </w:rPr>
            </w:pPr>
          </w:p>
          <w:p w:rsidR="0066312C" w:rsidRDefault="0066312C" w:rsidP="00206809">
            <w:pPr>
              <w:rPr>
                <w:ins w:id="54" w:author="Tony" w:date="2023-09-18T20:38:00Z"/>
                <w:rFonts w:cs="宋体"/>
                <w:noProof/>
              </w:rPr>
            </w:pPr>
            <w:ins w:id="55" w:author="Tony" w:date="2023-09-18T20:38:00Z">
              <w:r>
                <w:rPr>
                  <w:rFonts w:ascii="宋体" w:hAnsi="宋体" w:cs="宋体" w:hint="eastAsia"/>
                  <w:noProof/>
                </w:rPr>
                <w:lastRenderedPageBreak/>
                <w:t>③主函数：实例化两个Complex数据，分别为其赋值，然后计算</w:t>
              </w:r>
            </w:ins>
            <w:ins w:id="56" w:author="Tony" w:date="2023-09-18T20:39:00Z">
              <w:r>
                <w:rPr>
                  <w:rFonts w:ascii="宋体" w:hAnsi="宋体" w:cs="宋体" w:hint="eastAsia"/>
                  <w:noProof/>
                </w:rPr>
                <w:t>二者相乘的结果</w:t>
              </w:r>
            </w:ins>
          </w:p>
          <w:p w:rsidR="00B55945" w:rsidRDefault="006544E9" w:rsidP="00206809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50" type="#_x0000_t75" style="width:400.8pt;height:255.95pt;visibility:visible;mso-wrap-style:square">
                  <v:imagedata r:id="rId31" o:title=""/>
                </v:shape>
              </w:pict>
            </w:r>
          </w:p>
          <w:p w:rsidR="0066312C" w:rsidRDefault="0066312C" w:rsidP="00206809">
            <w:pPr>
              <w:rPr>
                <w:ins w:id="57" w:author="Tony" w:date="2023-09-18T20:39:00Z"/>
                <w:rFonts w:cs="宋体"/>
                <w:noProof/>
              </w:rPr>
            </w:pPr>
            <w:ins w:id="58" w:author="Tony" w:date="2023-09-18T20:39:00Z">
              <w:r>
                <w:rPr>
                  <w:rFonts w:ascii="宋体" w:hAnsi="宋体" w:cs="宋体" w:hint="eastAsia"/>
                  <w:noProof/>
                </w:rPr>
                <w:t>④代入题目要求的数据</w:t>
              </w:r>
            </w:ins>
            <w:ins w:id="59" w:author="Tony" w:date="2023-09-18T20:40:00Z">
              <w:r>
                <w:rPr>
                  <w:rFonts w:ascii="宋体" w:hAnsi="宋体" w:cs="宋体" w:hint="eastAsia"/>
                  <w:noProof/>
                </w:rPr>
                <w:t>结果如下：</w:t>
              </w:r>
            </w:ins>
          </w:p>
          <w:p w:rsidR="009A51BC" w:rsidRDefault="006544E9" w:rsidP="00206809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51" type="#_x0000_t75" style="width:399.95pt;height:99.9pt;visibility:visible;mso-wrap-style:square">
                  <v:imagedata r:id="rId32" o:title=""/>
                </v:shape>
              </w:pict>
            </w: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ins w:id="60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1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2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3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4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5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6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7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8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69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70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71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ins w:id="72" w:author="Tony" w:date="2023-09-18T20:40:00Z"/>
                <w:rFonts w:cs="宋体"/>
                <w:bCs/>
              </w:rPr>
            </w:pPr>
          </w:p>
          <w:p w:rsidR="0066312C" w:rsidRDefault="0066312C" w:rsidP="00206809">
            <w:pPr>
              <w:rPr>
                <w:rFonts w:cs="宋体"/>
                <w:bCs/>
              </w:rPr>
            </w:pPr>
          </w:p>
          <w:p w:rsidR="009A51BC" w:rsidRDefault="00CF21C5" w:rsidP="00206809">
            <w:pPr>
              <w:rPr>
                <w:rFonts w:cs="宋体"/>
                <w:bCs/>
              </w:rPr>
            </w:pPr>
            <w:r w:rsidRPr="00EE1B3E">
              <w:rPr>
                <w:rFonts w:cs="宋体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5</w:t>
            </w:r>
            <w:r w:rsidRPr="00EE1B3E">
              <w:rPr>
                <w:rFonts w:cs="宋体"/>
                <w:bCs/>
              </w:rPr>
              <w:t>)</w:t>
            </w:r>
            <w:r w:rsidRPr="00EE1B3E"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</w:t>
            </w:r>
            <w:r w:rsidRPr="006159FA">
              <w:rPr>
                <w:rFonts w:cs="宋体" w:hint="eastAsia"/>
                <w:bCs/>
              </w:rPr>
              <w:t>个秒表类</w:t>
            </w:r>
            <w:proofErr w:type="spellStart"/>
            <w:r w:rsidRPr="006159FA">
              <w:rPr>
                <w:rFonts w:cs="宋体" w:hint="eastAsia"/>
                <w:bCs/>
              </w:rPr>
              <w:t>StopWatch</w:t>
            </w:r>
            <w:proofErr w:type="spellEnd"/>
            <w:r w:rsidRPr="006159FA">
              <w:rPr>
                <w:rFonts w:cs="宋体" w:hint="eastAsia"/>
                <w:bCs/>
              </w:rPr>
              <w:t>，成员变量和方法自定。编写一个支持快速排序算法的类</w:t>
            </w:r>
            <w:proofErr w:type="spellStart"/>
            <w:r w:rsidRPr="006159FA">
              <w:rPr>
                <w:rFonts w:cs="宋体" w:hint="eastAsia"/>
                <w:bCs/>
              </w:rPr>
              <w:t>QuickSort</w:t>
            </w:r>
            <w:proofErr w:type="spellEnd"/>
            <w:r w:rsidRPr="006159FA"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成员变量和方法自定。对</w:t>
            </w:r>
            <w:r>
              <w:rPr>
                <w:rFonts w:cs="宋体" w:hint="eastAsia"/>
                <w:bCs/>
              </w:rPr>
              <w:t xml:space="preserve">100000, 1000000, </w:t>
            </w:r>
            <w:r>
              <w:rPr>
                <w:rFonts w:cs="宋体"/>
                <w:bCs/>
              </w:rPr>
              <w:t>…</w:t>
            </w:r>
            <w:r>
              <w:rPr>
                <w:rFonts w:cs="宋体" w:hint="eastAsia"/>
                <w:bCs/>
              </w:rPr>
              <w:t>等不同长度的数组中的元素（元素的值随机给定）进行排序，并用秒表对象来记录排序所用的时间。</w:t>
            </w:r>
            <w:r w:rsidRPr="00095594">
              <w:rPr>
                <w:rFonts w:cs="宋体" w:hint="eastAsia"/>
                <w:bCs/>
              </w:rPr>
              <w:t>在报告中附上</w:t>
            </w:r>
            <w:r>
              <w:rPr>
                <w:rFonts w:cs="宋体" w:hint="eastAsia"/>
                <w:bCs/>
              </w:rPr>
              <w:t>程序</w:t>
            </w:r>
            <w:r w:rsidRPr="00095594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</w:t>
            </w:r>
            <w:r w:rsidRPr="00095594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详细的文字说</w:t>
            </w:r>
            <w:r w:rsidRPr="006159FA">
              <w:rPr>
                <w:rFonts w:cs="宋体" w:hint="eastAsia"/>
                <w:bCs/>
              </w:rPr>
              <w:t>明。（</w:t>
            </w:r>
            <w:r w:rsidRPr="006159FA">
              <w:rPr>
                <w:rFonts w:cs="宋体"/>
                <w:bCs/>
              </w:rPr>
              <w:t>15</w:t>
            </w:r>
            <w:r w:rsidRPr="006159FA">
              <w:rPr>
                <w:rFonts w:cs="宋体"/>
                <w:bCs/>
              </w:rPr>
              <w:t>分）</w:t>
            </w:r>
          </w:p>
          <w:p w:rsidR="009A51BC" w:rsidRPr="0066312C" w:rsidRDefault="0066312C" w:rsidP="00206809">
            <w:pPr>
              <w:rPr>
                <w:rFonts w:cs="宋体"/>
                <w:bCs/>
              </w:rPr>
            </w:pPr>
            <w:ins w:id="73" w:author="Tony" w:date="2023-09-18T20:41:00Z">
              <w:r>
                <w:rPr>
                  <w:rFonts w:ascii="宋体" w:hAnsi="宋体" w:cs="宋体" w:hint="eastAsia"/>
                  <w:bCs/>
                </w:rPr>
                <w:t>①定义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StopWatch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类，含有两个属性，分别记录排序前的时间点和排序之后的时间点</w:t>
              </w:r>
            </w:ins>
            <w:ins w:id="74" w:author="Tony" w:date="2023-09-18T20:42:00Z">
              <w:r>
                <w:rPr>
                  <w:rFonts w:ascii="宋体" w:hAnsi="宋体" w:cs="宋体" w:hint="eastAsia"/>
                  <w:bCs/>
                </w:rPr>
                <w:t>，通过调用方法：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wholetime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，可以返回二者计算后的差，即为排序所用时常，需要注意的是，此次记录的</w:t>
              </w:r>
            </w:ins>
            <w:ins w:id="75" w:author="Tony" w:date="2023-09-18T20:43:00Z">
              <w:r>
                <w:rPr>
                  <w:rFonts w:ascii="宋体" w:hAnsi="宋体" w:cs="宋体" w:hint="eastAsia"/>
                  <w:bCs/>
                </w:rPr>
                <w:t>时间是纳秒，在输出时要满足题目要求作为秒表输出，因此需要除以1</w:t>
              </w:r>
              <w:r>
                <w:rPr>
                  <w:rFonts w:ascii="宋体" w:hAnsi="宋体" w:cs="宋体"/>
                  <w:bCs/>
                </w:rPr>
                <w:t>0</w:t>
              </w:r>
              <w:r>
                <w:rPr>
                  <w:rFonts w:ascii="宋体" w:hAnsi="宋体" w:cs="宋体"/>
                  <w:bCs/>
                  <w:vertAlign w:val="superscript"/>
                </w:rPr>
                <w:t>9</w:t>
              </w:r>
            </w:ins>
          </w:p>
          <w:p w:rsidR="009A51BC" w:rsidRDefault="006544E9" w:rsidP="0066312C">
            <w:pPr>
              <w:jc w:val="center"/>
              <w:rPr>
                <w:ins w:id="76" w:author="Tony" w:date="2023-09-18T20:44:00Z"/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52" type="#_x0000_t75" style="width:335.05pt;height:206pt;visibility:visible;mso-wrap-style:square">
                  <v:imagedata r:id="rId33" o:title=""/>
                </v:shape>
              </w:pict>
            </w:r>
          </w:p>
          <w:p w:rsidR="0066312C" w:rsidRDefault="0066312C">
            <w:pPr>
              <w:rPr>
                <w:rFonts w:cs="宋体"/>
                <w:bCs/>
              </w:rPr>
            </w:pPr>
            <w:ins w:id="77" w:author="Tony" w:date="2023-09-18T20:44:00Z">
              <w:r>
                <w:rPr>
                  <w:rFonts w:ascii="宋体" w:hAnsi="宋体" w:cs="宋体" w:hint="eastAsia"/>
                  <w:bCs/>
                </w:rPr>
                <w:t>②定义</w:t>
              </w:r>
              <w:proofErr w:type="spellStart"/>
              <w:r>
                <w:rPr>
                  <w:rFonts w:ascii="宋体" w:hAnsi="宋体" w:cs="宋体" w:hint="eastAsia"/>
                  <w:bCs/>
                </w:rPr>
                <w:t>QuickSort</w:t>
              </w:r>
              <w:proofErr w:type="spellEnd"/>
              <w:r>
                <w:rPr>
                  <w:rFonts w:ascii="宋体" w:hAnsi="宋体" w:cs="宋体" w:hint="eastAsia"/>
                  <w:bCs/>
                </w:rPr>
                <w:t>类，</w:t>
              </w:r>
              <w:proofErr w:type="gramStart"/>
              <w:r>
                <w:rPr>
                  <w:rFonts w:ascii="宋体" w:hAnsi="宋体" w:cs="宋体" w:hint="eastAsia"/>
                  <w:bCs/>
                </w:rPr>
                <w:t>采用快排的</w:t>
              </w:r>
              <w:proofErr w:type="gramEnd"/>
              <w:r>
                <w:rPr>
                  <w:rFonts w:ascii="宋体" w:hAnsi="宋体" w:cs="宋体" w:hint="eastAsia"/>
                  <w:bCs/>
                </w:rPr>
                <w:t>思想，先定义首位数据为</w:t>
              </w:r>
            </w:ins>
            <w:ins w:id="78" w:author="Tony" w:date="2023-09-18T20:45:00Z">
              <w:r>
                <w:rPr>
                  <w:rFonts w:ascii="宋体" w:hAnsi="宋体" w:cs="宋体" w:hint="eastAsia"/>
                  <w:bCs/>
                </w:rPr>
                <w:t>基数</w:t>
              </w:r>
            </w:ins>
            <w:ins w:id="79" w:author="Tony" w:date="2023-09-18T20:44:00Z">
              <w:r>
                <w:rPr>
                  <w:rFonts w:ascii="宋体" w:hAnsi="宋体" w:cs="宋体" w:hint="eastAsia"/>
                  <w:bCs/>
                </w:rPr>
                <w:t>，从</w:t>
              </w:r>
            </w:ins>
            <w:ins w:id="80" w:author="Tony" w:date="2023-09-18T20:45:00Z">
              <w:r>
                <w:rPr>
                  <w:rFonts w:ascii="宋体" w:hAnsi="宋体" w:cs="宋体" w:hint="eastAsia"/>
                  <w:bCs/>
                </w:rPr>
                <w:t>右边开始</w:t>
              </w:r>
            </w:ins>
            <w:ins w:id="81" w:author="Tony" w:date="2023-09-18T20:44:00Z">
              <w:r>
                <w:rPr>
                  <w:rFonts w:ascii="宋体" w:hAnsi="宋体" w:cs="宋体" w:hint="eastAsia"/>
                  <w:bCs/>
                </w:rPr>
                <w:t>寻找</w:t>
              </w:r>
            </w:ins>
            <w:ins w:id="82" w:author="Tony" w:date="2023-09-18T20:45:00Z">
              <w:r>
                <w:rPr>
                  <w:rFonts w:ascii="宋体" w:hAnsi="宋体" w:cs="宋体" w:hint="eastAsia"/>
                  <w:bCs/>
                </w:rPr>
                <w:t>第一个小于基数的数，从左边开始寻找第一个大于基数的数，将二者</w:t>
              </w:r>
            </w:ins>
            <w:ins w:id="83" w:author="Tony" w:date="2023-09-18T20:46:00Z">
              <w:r>
                <w:rPr>
                  <w:rFonts w:ascii="宋体" w:hAnsi="宋体" w:cs="宋体" w:hint="eastAsia"/>
                  <w:bCs/>
                </w:rPr>
                <w:t>交换，直到low和high重合，将此时指向的数与基数交换，即可</w:t>
              </w:r>
              <w:r w:rsidR="00FA35AE">
                <w:rPr>
                  <w:rFonts w:ascii="宋体" w:hAnsi="宋体" w:cs="宋体" w:hint="eastAsia"/>
                  <w:bCs/>
                </w:rPr>
                <w:t>使得在</w:t>
              </w:r>
              <w:proofErr w:type="spellStart"/>
              <w:r w:rsidR="00FA35AE">
                <w:rPr>
                  <w:rFonts w:ascii="宋体" w:hAnsi="宋体" w:cs="宋体" w:hint="eastAsia"/>
                  <w:bCs/>
                </w:rPr>
                <w:t>i</w:t>
              </w:r>
              <w:proofErr w:type="spellEnd"/>
              <w:r w:rsidR="00FA35AE">
                <w:rPr>
                  <w:rFonts w:ascii="宋体" w:hAnsi="宋体" w:cs="宋体" w:hint="eastAsia"/>
                  <w:bCs/>
                </w:rPr>
                <w:t>处左边所有数小于</w:t>
              </w:r>
            </w:ins>
            <w:ins w:id="84" w:author="Tony" w:date="2023-09-18T20:47:00Z">
              <w:r w:rsidR="00FA35AE">
                <w:rPr>
                  <w:rFonts w:ascii="宋体" w:hAnsi="宋体" w:cs="宋体" w:hint="eastAsia"/>
                  <w:bCs/>
                </w:rPr>
                <w:t>a[</w:t>
              </w:r>
              <w:proofErr w:type="spellStart"/>
              <w:r w:rsidR="00FA35AE">
                <w:rPr>
                  <w:rFonts w:ascii="宋体" w:hAnsi="宋体" w:cs="宋体"/>
                  <w:bCs/>
                </w:rPr>
                <w:t>i</w:t>
              </w:r>
              <w:proofErr w:type="spellEnd"/>
              <w:r w:rsidR="00FA35AE">
                <w:rPr>
                  <w:rFonts w:ascii="宋体" w:hAnsi="宋体" w:cs="宋体"/>
                  <w:bCs/>
                </w:rPr>
                <w:t>],</w:t>
              </w:r>
              <w:r w:rsidR="00FA35AE">
                <w:rPr>
                  <w:rFonts w:ascii="宋体" w:hAnsi="宋体" w:cs="宋体" w:hint="eastAsia"/>
                  <w:bCs/>
                </w:rPr>
                <w:t>右边所有数大于a</w:t>
              </w:r>
              <w:r w:rsidR="00FA35AE">
                <w:rPr>
                  <w:rFonts w:ascii="宋体" w:hAnsi="宋体" w:cs="宋体"/>
                  <w:bCs/>
                </w:rPr>
                <w:t>[</w:t>
              </w:r>
              <w:proofErr w:type="spellStart"/>
              <w:r w:rsidR="00FA35AE">
                <w:rPr>
                  <w:rFonts w:ascii="宋体" w:hAnsi="宋体" w:cs="宋体"/>
                  <w:bCs/>
                </w:rPr>
                <w:t>i</w:t>
              </w:r>
              <w:proofErr w:type="spellEnd"/>
              <w:r w:rsidR="00FA35AE">
                <w:rPr>
                  <w:rFonts w:ascii="宋体" w:hAnsi="宋体" w:cs="宋体"/>
                  <w:bCs/>
                </w:rPr>
                <w:t>]</w:t>
              </w:r>
              <w:r w:rsidR="00FA35AE">
                <w:rPr>
                  <w:rFonts w:ascii="宋体" w:hAnsi="宋体" w:cs="宋体" w:hint="eastAsia"/>
                  <w:bCs/>
                </w:rPr>
                <w:t>，递归</w:t>
              </w:r>
              <w:proofErr w:type="spellStart"/>
              <w:r w:rsidR="00FA35AE">
                <w:rPr>
                  <w:rFonts w:ascii="宋体" w:hAnsi="宋体" w:cs="宋体" w:hint="eastAsia"/>
                  <w:bCs/>
                </w:rPr>
                <w:t>quickSort</w:t>
              </w:r>
              <w:proofErr w:type="spellEnd"/>
              <w:r w:rsidR="00FA35AE">
                <w:rPr>
                  <w:rFonts w:ascii="宋体" w:hAnsi="宋体" w:cs="宋体" w:hint="eastAsia"/>
                  <w:bCs/>
                </w:rPr>
                <w:t>即可</w:t>
              </w:r>
            </w:ins>
          </w:p>
          <w:p w:rsidR="009A51BC" w:rsidRDefault="006544E9">
            <w:pPr>
              <w:jc w:val="center"/>
              <w:rPr>
                <w:rFonts w:cs="宋体"/>
                <w:bCs/>
              </w:rPr>
              <w:pPrChange w:id="85" w:author="Tony" w:date="2023-09-18T20:40:00Z">
                <w:pPr/>
              </w:pPrChange>
            </w:pPr>
            <w:r>
              <w:rPr>
                <w:rFonts w:cs="宋体"/>
                <w:noProof/>
              </w:rPr>
              <w:pict>
                <v:shape id="_x0000_i1053" type="#_x0000_t75" style="width:340.85pt;height:273.85pt;visibility:visible;mso-wrap-style:square">
                  <v:imagedata r:id="rId34" o:title=""/>
                </v:shape>
              </w:pict>
            </w:r>
          </w:p>
          <w:p w:rsidR="00FA35AE" w:rsidRDefault="00FA35AE" w:rsidP="0066312C">
            <w:pPr>
              <w:jc w:val="center"/>
              <w:rPr>
                <w:ins w:id="86" w:author="Tony" w:date="2023-09-18T20:48:00Z"/>
                <w:rFonts w:cs="宋体"/>
                <w:noProof/>
              </w:rPr>
            </w:pPr>
          </w:p>
          <w:p w:rsidR="00FA35AE" w:rsidRDefault="00FA35AE">
            <w:pPr>
              <w:rPr>
                <w:ins w:id="87" w:author="Tony" w:date="2023-09-18T20:48:00Z"/>
                <w:rFonts w:cs="宋体"/>
                <w:noProof/>
              </w:rPr>
              <w:pPrChange w:id="88" w:author="Tony" w:date="2023-09-18T20:48:00Z">
                <w:pPr>
                  <w:jc w:val="center"/>
                </w:pPr>
              </w:pPrChange>
            </w:pPr>
            <w:ins w:id="89" w:author="Tony" w:date="2023-09-18T20:48:00Z">
              <w:r>
                <w:rPr>
                  <w:rFonts w:ascii="宋体" w:hAnsi="宋体" w:cs="宋体" w:hint="eastAsia"/>
                  <w:noProof/>
                </w:rPr>
                <w:lastRenderedPageBreak/>
                <w:t>③主函数：由用户决定输入数据的个数n，并将n个数随即赋值</w:t>
              </w:r>
            </w:ins>
            <w:ins w:id="90" w:author="Tony" w:date="2023-09-18T20:49:00Z">
              <w:r>
                <w:rPr>
                  <w:rFonts w:ascii="宋体" w:hAnsi="宋体" w:cs="宋体" w:hint="eastAsia"/>
                  <w:noProof/>
                </w:rPr>
                <w:t>范围为1</w:t>
              </w:r>
              <w:r>
                <w:rPr>
                  <w:rFonts w:ascii="宋体" w:hAnsi="宋体" w:cs="宋体"/>
                  <w:noProof/>
                </w:rPr>
                <w:t>-9999</w:t>
              </w:r>
              <w:r>
                <w:rPr>
                  <w:rFonts w:ascii="宋体" w:hAnsi="宋体" w:cs="宋体" w:hint="eastAsia"/>
                  <w:noProof/>
                </w:rPr>
                <w:t>；输出排序前的n个数据。实例一个StopWatch数据用来记录排序时间</w:t>
              </w:r>
            </w:ins>
            <w:ins w:id="91" w:author="Tony" w:date="2023-09-18T20:50:00Z">
              <w:r>
                <w:rPr>
                  <w:rFonts w:ascii="宋体" w:hAnsi="宋体" w:cs="宋体" w:hint="eastAsia"/>
                  <w:noProof/>
                </w:rPr>
                <w:t>，定义一个whole变量接收计算得到的排序时间。调用快排函数，并输出排序后的结果，输出排序时间</w:t>
              </w:r>
            </w:ins>
            <w:ins w:id="92" w:author="Tony" w:date="2023-09-18T20:51:00Z">
              <w:r>
                <w:rPr>
                  <w:rFonts w:ascii="宋体" w:hAnsi="宋体" w:cs="宋体" w:hint="eastAsia"/>
                  <w:noProof/>
                </w:rPr>
                <w:t>。</w:t>
              </w:r>
            </w:ins>
          </w:p>
          <w:p w:rsidR="009A51BC" w:rsidRDefault="006544E9" w:rsidP="0066312C">
            <w:pPr>
              <w:jc w:val="center"/>
              <w:rPr>
                <w:ins w:id="93" w:author="Tony" w:date="2023-09-18T20:51:00Z"/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54" type="#_x0000_t75" style="width:354.15pt;height:308.4pt;visibility:visible;mso-wrap-style:square">
                  <v:imagedata r:id="rId35" o:title=""/>
                </v:shape>
              </w:pict>
            </w:r>
          </w:p>
          <w:p w:rsidR="00FA35AE" w:rsidRPr="00FA35AE" w:rsidRDefault="00FA35AE">
            <w:pPr>
              <w:rPr>
                <w:rFonts w:cs="宋体"/>
                <w:bCs/>
              </w:rPr>
            </w:pPr>
            <w:ins w:id="94" w:author="Tony" w:date="2023-09-18T20:51:00Z">
              <w:r>
                <w:rPr>
                  <w:rFonts w:cs="宋体" w:hint="eastAsia"/>
                  <w:bCs/>
                </w:rPr>
                <w:t>④此处输出除以</w:t>
              </w:r>
              <w:r>
                <w:rPr>
                  <w:rFonts w:cs="宋体" w:hint="eastAsia"/>
                  <w:bCs/>
                </w:rPr>
                <w:t>1</w:t>
              </w:r>
              <w:r>
                <w:rPr>
                  <w:rFonts w:cs="宋体"/>
                  <w:bCs/>
                </w:rPr>
                <w:t>0</w:t>
              </w:r>
              <w:r>
                <w:rPr>
                  <w:rFonts w:cs="宋体"/>
                  <w:bCs/>
                  <w:vertAlign w:val="superscript"/>
                </w:rPr>
                <w:t>9</w:t>
              </w:r>
              <w:r>
                <w:rPr>
                  <w:rFonts w:cs="宋体" w:hint="eastAsia"/>
                  <w:bCs/>
                </w:rPr>
                <w:t>目的是将纳秒转为</w:t>
              </w:r>
              <w:proofErr w:type="gramStart"/>
              <w:r>
                <w:rPr>
                  <w:rFonts w:cs="宋体" w:hint="eastAsia"/>
                  <w:bCs/>
                </w:rPr>
                <w:t>秒</w:t>
              </w:r>
            </w:ins>
            <w:proofErr w:type="gramEnd"/>
          </w:p>
          <w:p w:rsidR="009A51BC" w:rsidRDefault="006544E9" w:rsidP="0066312C">
            <w:pPr>
              <w:jc w:val="center"/>
              <w:rPr>
                <w:ins w:id="95" w:author="Tony" w:date="2023-09-18T20:51:00Z"/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55" type="#_x0000_t75" style="width:355.4pt;height:62.45pt;visibility:visible;mso-wrap-style:square">
                  <v:imagedata r:id="rId36" o:title=""/>
                </v:shape>
              </w:pict>
            </w:r>
          </w:p>
          <w:p w:rsidR="00FA35AE" w:rsidRDefault="00FA35AE">
            <w:pPr>
              <w:rPr>
                <w:rFonts w:cs="宋体"/>
                <w:bCs/>
              </w:rPr>
            </w:pPr>
            <w:ins w:id="96" w:author="Tony" w:date="2023-09-18T20:51:00Z">
              <w:r>
                <w:rPr>
                  <w:rFonts w:ascii="宋体" w:hAnsi="宋体" w:cs="宋体" w:hint="eastAsia"/>
                  <w:bCs/>
                </w:rPr>
                <w:t>⑤输出结果如下：</w:t>
              </w:r>
            </w:ins>
          </w:p>
          <w:p w:rsidR="009A51BC" w:rsidRDefault="006544E9">
            <w:pPr>
              <w:jc w:val="center"/>
              <w:rPr>
                <w:rFonts w:cs="宋体"/>
                <w:bCs/>
              </w:rPr>
              <w:pPrChange w:id="97" w:author="Tony" w:date="2023-09-18T20:40:00Z">
                <w:pPr/>
              </w:pPrChange>
            </w:pPr>
            <w:r>
              <w:rPr>
                <w:rFonts w:cs="宋体"/>
                <w:noProof/>
              </w:rPr>
              <w:pict>
                <v:shape id="_x0000_i1056" type="#_x0000_t75" style="width:357.5pt;height:95.3pt;visibility:visible;mso-wrap-style:square">
                  <v:imagedata r:id="rId37" o:title=""/>
                </v:shape>
              </w:pict>
            </w: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98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99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0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1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2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3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4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5" w:author="Tony" w:date="2023-09-18T20:52:00Z"/>
                <w:rFonts w:cs="宋体"/>
                <w:bCs/>
              </w:rPr>
            </w:pPr>
          </w:p>
          <w:p w:rsidR="009A51BC" w:rsidDel="00FA35AE" w:rsidRDefault="009A51BC" w:rsidP="00206809">
            <w:pPr>
              <w:rPr>
                <w:del w:id="106" w:author="Tony" w:date="2023-09-18T20:52:00Z"/>
                <w:rFonts w:cs="宋体"/>
                <w:bCs/>
              </w:rPr>
            </w:pPr>
          </w:p>
          <w:p w:rsidR="009A51BC" w:rsidRDefault="009A51BC" w:rsidP="00206809">
            <w:pPr>
              <w:rPr>
                <w:rFonts w:cs="宋体"/>
                <w:bCs/>
              </w:rPr>
            </w:pPr>
          </w:p>
          <w:p w:rsidR="00D62B7F" w:rsidRDefault="00D62B7F" w:rsidP="00005116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:rsidR="007B4B0C" w:rsidRPr="00C75A7B" w:rsidRDefault="007B4B0C" w:rsidP="007D53C0">
            <w:pPr>
              <w:rPr>
                <w:b/>
                <w:bCs/>
              </w:rPr>
            </w:pPr>
            <w:r w:rsidRPr="00C75A7B">
              <w:rPr>
                <w:rFonts w:cs="宋体" w:hint="eastAsia"/>
                <w:b/>
                <w:bCs/>
              </w:rPr>
              <w:t>其他</w:t>
            </w:r>
            <w:r>
              <w:rPr>
                <w:rFonts w:cs="宋体" w:hint="eastAsia"/>
                <w:b/>
                <w:bCs/>
              </w:rPr>
              <w:t>（例如感想、建议等等）</w:t>
            </w:r>
            <w:r w:rsidR="00F0050D">
              <w:rPr>
                <w:rFonts w:cs="宋体" w:hint="eastAsia"/>
                <w:b/>
                <w:bCs/>
              </w:rPr>
              <w:t>。</w:t>
            </w:r>
          </w:p>
          <w:p w:rsidR="00CF6BB9" w:rsidRPr="00D82B6B" w:rsidRDefault="002D2052">
            <w:pPr>
              <w:ind w:firstLineChars="200" w:firstLine="420"/>
              <w:pPrChange w:id="107" w:author="Tony" w:date="2023-09-18T20:59:00Z">
                <w:pPr/>
              </w:pPrChange>
            </w:pPr>
            <w:ins w:id="108" w:author="Tony" w:date="2023-09-18T20:52:00Z">
              <w:r>
                <w:rPr>
                  <w:rFonts w:hint="eastAsia"/>
                </w:rPr>
                <w:t>通过本次实验，较为清晰的了解到</w:t>
              </w:r>
              <w:r>
                <w:rPr>
                  <w:rFonts w:hint="eastAsia"/>
                </w:rPr>
                <w:t>Java</w:t>
              </w:r>
              <w:r>
                <w:rPr>
                  <w:rFonts w:hint="eastAsia"/>
                </w:rPr>
                <w:t>的类的使用方式，</w:t>
              </w:r>
            </w:ins>
            <w:ins w:id="109" w:author="Tony" w:date="2023-09-18T20:55:00Z">
              <w:r>
                <w:rPr>
                  <w:rFonts w:hint="eastAsia"/>
                </w:rPr>
                <w:t>类的使用有两种方式，分别为类内的</w:t>
              </w:r>
              <w:r>
                <w:rPr>
                  <w:rFonts w:hint="eastAsia"/>
                </w:rPr>
                <w:t>main</w:t>
              </w:r>
              <w:r>
                <w:rPr>
                  <w:rFonts w:hint="eastAsia"/>
                </w:rPr>
                <w:t>调用和类外的</w:t>
              </w:r>
              <w:r>
                <w:rPr>
                  <w:rFonts w:hint="eastAsia"/>
                </w:rPr>
                <w:t>main</w:t>
              </w:r>
              <w:r>
                <w:rPr>
                  <w:rFonts w:hint="eastAsia"/>
                </w:rPr>
                <w:t>调用，因为本次实验并未采用</w:t>
              </w:r>
              <w:r>
                <w:rPr>
                  <w:rFonts w:hint="eastAsia"/>
                </w:rPr>
                <w:t>private</w:t>
              </w:r>
              <w:r>
                <w:rPr>
                  <w:rFonts w:hint="eastAsia"/>
                </w:rPr>
                <w:t>数据，都是</w:t>
              </w:r>
              <w:r>
                <w:rPr>
                  <w:rFonts w:hint="eastAsia"/>
                </w:rPr>
                <w:t>public</w:t>
              </w:r>
              <w:r>
                <w:rPr>
                  <w:rFonts w:hint="eastAsia"/>
                </w:rPr>
                <w:t>数据，因此不能体现类</w:t>
              </w:r>
            </w:ins>
            <w:ins w:id="110" w:author="Tony" w:date="2023-09-18T20:56:00Z">
              <w:r>
                <w:rPr>
                  <w:rFonts w:hint="eastAsia"/>
                </w:rPr>
                <w:t>对数据的保护作用。对于接口函数，以文件名为接口的类</w:t>
              </w:r>
              <w:r w:rsidR="00CF6BB9">
                <w:rPr>
                  <w:rFonts w:hint="eastAsia"/>
                </w:rPr>
                <w:t>，可以在项目内调用，而其他的类只能在</w:t>
              </w:r>
              <w:proofErr w:type="gramStart"/>
              <w:r w:rsidR="00CF6BB9">
                <w:rPr>
                  <w:rFonts w:hint="eastAsia"/>
                </w:rPr>
                <w:t>包内部</w:t>
              </w:r>
            </w:ins>
            <w:proofErr w:type="gramEnd"/>
            <w:ins w:id="111" w:author="Tony" w:date="2023-09-18T20:57:00Z">
              <w:r w:rsidR="00CF6BB9">
                <w:rPr>
                  <w:rFonts w:hint="eastAsia"/>
                </w:rPr>
                <w:t>调用，无法在整个项目文件中通用，但要注意的是，即便无法调用，在不同</w:t>
              </w:r>
              <w:proofErr w:type="gramStart"/>
              <w:r w:rsidR="00CF6BB9">
                <w:rPr>
                  <w:rFonts w:hint="eastAsia"/>
                </w:rPr>
                <w:t>包之</w:t>
              </w:r>
              <w:proofErr w:type="gramEnd"/>
              <w:r w:rsidR="00CF6BB9">
                <w:rPr>
                  <w:rFonts w:hint="eastAsia"/>
                </w:rPr>
                <w:t>间也不能出现同名的类。</w:t>
              </w:r>
            </w:ins>
            <w:ins w:id="112" w:author="Tony" w:date="2023-09-18T20:58:00Z">
              <w:r w:rsidR="00CF6BB9">
                <w:rPr>
                  <w:rFonts w:hint="eastAsia"/>
                </w:rPr>
                <w:t>还有对于常量的使用，</w:t>
              </w:r>
            </w:ins>
            <w:ins w:id="113" w:author="Tony" w:date="2023-09-18T20:59:00Z">
              <w:r w:rsidR="00CF6BB9">
                <w:rPr>
                  <w:rFonts w:hint="eastAsia"/>
                </w:rPr>
                <w:t>实例</w:t>
              </w:r>
            </w:ins>
            <w:ins w:id="114" w:author="Tony" w:date="2023-09-18T20:58:00Z">
              <w:r w:rsidR="00CF6BB9">
                <w:rPr>
                  <w:rFonts w:hint="eastAsia"/>
                </w:rPr>
                <w:t>常量必须要实例化对象才可调用，不能通过类名直接调用，而</w:t>
              </w:r>
            </w:ins>
            <w:ins w:id="115" w:author="Tony" w:date="2023-09-18T20:59:00Z">
              <w:r w:rsidR="00CF6BB9">
                <w:rPr>
                  <w:rFonts w:hint="eastAsia"/>
                </w:rPr>
                <w:t>静态常量可以直接通过类名调用，与</w:t>
              </w:r>
              <w:proofErr w:type="spellStart"/>
              <w:r w:rsidR="00CF6BB9">
                <w:rPr>
                  <w:rFonts w:hint="eastAsia"/>
                </w:rPr>
                <w:t>c</w:t>
              </w:r>
              <w:r w:rsidR="00CF6BB9">
                <w:t>++</w:t>
              </w:r>
              <w:proofErr w:type="spellEnd"/>
              <w:r w:rsidR="00CF6BB9">
                <w:rPr>
                  <w:rFonts w:hint="eastAsia"/>
                </w:rPr>
                <w:t>的全局变量相似。</w:t>
              </w:r>
            </w:ins>
          </w:p>
          <w:p w:rsidR="007B4B0C" w:rsidRDefault="007B4B0C" w:rsidP="007D53C0"/>
          <w:p w:rsidR="00FF1151" w:rsidRDefault="00FF1151" w:rsidP="007D53C0"/>
          <w:p w:rsidR="007B4B0C" w:rsidRDefault="007B4B0C" w:rsidP="007D53C0"/>
          <w:p w:rsidR="007B4B0C" w:rsidRDefault="007B4B0C" w:rsidP="007D53C0"/>
          <w:p w:rsidR="007B4B0C" w:rsidRPr="00C75A7B" w:rsidRDefault="007B4B0C" w:rsidP="007D53C0"/>
          <w:p w:rsidR="007B4B0C" w:rsidRPr="007D53C0" w:rsidRDefault="007B4B0C" w:rsidP="007D53C0"/>
          <w:p w:rsidR="007B4B0C" w:rsidRPr="007D53C0" w:rsidRDefault="007B4B0C" w:rsidP="007D53C0"/>
          <w:p w:rsidR="007B4B0C" w:rsidRPr="007D53C0" w:rsidRDefault="007B4B0C" w:rsidP="007D53C0">
            <w:pPr>
              <w:rPr>
                <w:b/>
                <w:bCs/>
              </w:rPr>
            </w:pPr>
          </w:p>
        </w:tc>
      </w:tr>
      <w:tr w:rsidR="00650DAA">
        <w:trPr>
          <w:trHeight w:val="7635"/>
        </w:trPr>
        <w:tc>
          <w:tcPr>
            <w:tcW w:w="8220" w:type="dxa"/>
          </w:tcPr>
          <w:p w:rsidR="00650DAA" w:rsidRDefault="00650DAA" w:rsidP="00734B05">
            <w:pPr>
              <w:rPr>
                <w:rFonts w:cs="宋体"/>
                <w:bCs/>
              </w:rPr>
            </w:pPr>
          </w:p>
        </w:tc>
      </w:tr>
    </w:tbl>
    <w:p w:rsidR="007B4B0C" w:rsidRDefault="007B4B0C"/>
    <w:p w:rsidR="007B4B0C" w:rsidRDefault="007B4B0C"/>
    <w:p w:rsidR="007B4B0C" w:rsidRDefault="007B4B0C" w:rsidP="002B02D0">
      <w:r>
        <w:rPr>
          <w:rFonts w:cs="宋体" w:hint="eastAsia"/>
        </w:rPr>
        <w:t>深圳大学学生实验报告用纸</w:t>
      </w:r>
    </w:p>
    <w:p w:rsidR="007B4B0C" w:rsidRDefault="007B4B0C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7B4B0C">
        <w:trPr>
          <w:trHeight w:val="6496"/>
        </w:trPr>
        <w:tc>
          <w:tcPr>
            <w:tcW w:w="8160" w:type="dxa"/>
          </w:tcPr>
          <w:p w:rsidR="007B4B0C" w:rsidRDefault="007B4B0C">
            <w:r>
              <w:rPr>
                <w:rFonts w:cs="宋体" w:hint="eastAsia"/>
              </w:rPr>
              <w:lastRenderedPageBreak/>
              <w:t>指导教师批阅意见：</w:t>
            </w:r>
          </w:p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>
            <w:r>
              <w:rPr>
                <w:rFonts w:cs="宋体" w:hint="eastAsia"/>
              </w:rPr>
              <w:t>成绩评定：</w:t>
            </w:r>
          </w:p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/>
          <w:p w:rsidR="007B4B0C" w:rsidRDefault="007B4B0C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:rsidR="00FF1151" w:rsidRDefault="00FF1151"/>
          <w:p w:rsidR="007B4B0C" w:rsidRDefault="00ED6C0F" w:rsidP="00CA627B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CA627B">
              <w:rPr>
                <w:rFonts w:cs="宋体" w:hint="eastAsia"/>
              </w:rPr>
              <w:t>3</w:t>
            </w:r>
            <w:r w:rsidR="007B4B0C">
              <w:rPr>
                <w:rFonts w:cs="宋体" w:hint="eastAsia"/>
              </w:rPr>
              <w:t>年</w:t>
            </w:r>
            <w:r w:rsidR="00FF1151">
              <w:rPr>
                <w:rFonts w:cs="宋体" w:hint="eastAsia"/>
              </w:rPr>
              <w:t xml:space="preserve">   </w:t>
            </w:r>
            <w:r w:rsidR="007B4B0C">
              <w:rPr>
                <w:rFonts w:cs="宋体" w:hint="eastAsia"/>
              </w:rPr>
              <w:t>月</w:t>
            </w:r>
            <w:r w:rsidR="00FF1151">
              <w:rPr>
                <w:rFonts w:cs="宋体" w:hint="eastAsia"/>
              </w:rPr>
              <w:t xml:space="preserve">    </w:t>
            </w:r>
            <w:r w:rsidR="007B4B0C">
              <w:rPr>
                <w:rFonts w:cs="宋体" w:hint="eastAsia"/>
              </w:rPr>
              <w:t>日</w:t>
            </w:r>
          </w:p>
        </w:tc>
      </w:tr>
      <w:tr w:rsidR="007B4B0C">
        <w:trPr>
          <w:trHeight w:val="1236"/>
        </w:trPr>
        <w:tc>
          <w:tcPr>
            <w:tcW w:w="8160" w:type="dxa"/>
          </w:tcPr>
          <w:p w:rsidR="007B4B0C" w:rsidRDefault="007B4B0C">
            <w:r>
              <w:rPr>
                <w:rFonts w:cs="宋体" w:hint="eastAsia"/>
              </w:rPr>
              <w:t>备注：</w:t>
            </w:r>
          </w:p>
        </w:tc>
      </w:tr>
    </w:tbl>
    <w:p w:rsidR="007B4B0C" w:rsidRDefault="007B4B0C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:rsidR="007B4B0C" w:rsidRDefault="007B4B0C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B4B0C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34A9" w:rsidRDefault="00C834A9" w:rsidP="00B55D5B">
      <w:r>
        <w:separator/>
      </w:r>
    </w:p>
  </w:endnote>
  <w:endnote w:type="continuationSeparator" w:id="0">
    <w:p w:rsidR="00C834A9" w:rsidRDefault="00C834A9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34A9" w:rsidRDefault="00C834A9" w:rsidP="00B55D5B">
      <w:r>
        <w:separator/>
      </w:r>
    </w:p>
  </w:footnote>
  <w:footnote w:type="continuationSeparator" w:id="0">
    <w:p w:rsidR="00C834A9" w:rsidRDefault="00C834A9" w:rsidP="00B55D5B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ony">
    <w15:presenceInfo w15:providerId="None" w15:userId="Ton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revisionView w:markup="0"/>
  <w:trackRevisions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5116"/>
    <w:rsid w:val="00012888"/>
    <w:rsid w:val="00025E4B"/>
    <w:rsid w:val="000260EC"/>
    <w:rsid w:val="000278A7"/>
    <w:rsid w:val="0003756B"/>
    <w:rsid w:val="00037DF6"/>
    <w:rsid w:val="0004068F"/>
    <w:rsid w:val="00041D55"/>
    <w:rsid w:val="00044DE3"/>
    <w:rsid w:val="00067CA0"/>
    <w:rsid w:val="0007447E"/>
    <w:rsid w:val="0007533D"/>
    <w:rsid w:val="00075738"/>
    <w:rsid w:val="00080D05"/>
    <w:rsid w:val="0008159F"/>
    <w:rsid w:val="00081D7E"/>
    <w:rsid w:val="000832B4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844"/>
    <w:rsid w:val="000B606D"/>
    <w:rsid w:val="000C6ECC"/>
    <w:rsid w:val="000D766B"/>
    <w:rsid w:val="000E273F"/>
    <w:rsid w:val="000E3543"/>
    <w:rsid w:val="000E467A"/>
    <w:rsid w:val="000E7975"/>
    <w:rsid w:val="000F12E9"/>
    <w:rsid w:val="000F4FB2"/>
    <w:rsid w:val="000F5E46"/>
    <w:rsid w:val="000F6DE6"/>
    <w:rsid w:val="00103D87"/>
    <w:rsid w:val="001053B5"/>
    <w:rsid w:val="00105FBC"/>
    <w:rsid w:val="001101BF"/>
    <w:rsid w:val="0011363A"/>
    <w:rsid w:val="00115113"/>
    <w:rsid w:val="00120EE9"/>
    <w:rsid w:val="00127C22"/>
    <w:rsid w:val="00130EED"/>
    <w:rsid w:val="0013671E"/>
    <w:rsid w:val="001407CD"/>
    <w:rsid w:val="00141759"/>
    <w:rsid w:val="00142778"/>
    <w:rsid w:val="00143066"/>
    <w:rsid w:val="00147CDB"/>
    <w:rsid w:val="00150499"/>
    <w:rsid w:val="00150CB9"/>
    <w:rsid w:val="0015183F"/>
    <w:rsid w:val="001565D4"/>
    <w:rsid w:val="00157FB4"/>
    <w:rsid w:val="00170431"/>
    <w:rsid w:val="00171A00"/>
    <w:rsid w:val="00173142"/>
    <w:rsid w:val="001734F5"/>
    <w:rsid w:val="00175E13"/>
    <w:rsid w:val="001812DC"/>
    <w:rsid w:val="00187E48"/>
    <w:rsid w:val="00195A59"/>
    <w:rsid w:val="00196BCD"/>
    <w:rsid w:val="001B1380"/>
    <w:rsid w:val="001B33DE"/>
    <w:rsid w:val="001B5CAF"/>
    <w:rsid w:val="001C00E6"/>
    <w:rsid w:val="001C067F"/>
    <w:rsid w:val="001C2248"/>
    <w:rsid w:val="001C3D65"/>
    <w:rsid w:val="001D267D"/>
    <w:rsid w:val="001D4506"/>
    <w:rsid w:val="001E3E54"/>
    <w:rsid w:val="001E41C4"/>
    <w:rsid w:val="001F0B59"/>
    <w:rsid w:val="001F5139"/>
    <w:rsid w:val="001F627D"/>
    <w:rsid w:val="002020D5"/>
    <w:rsid w:val="00202571"/>
    <w:rsid w:val="002044A0"/>
    <w:rsid w:val="00206809"/>
    <w:rsid w:val="00211059"/>
    <w:rsid w:val="00212EDD"/>
    <w:rsid w:val="00216688"/>
    <w:rsid w:val="00220244"/>
    <w:rsid w:val="002325E1"/>
    <w:rsid w:val="00233124"/>
    <w:rsid w:val="00235A15"/>
    <w:rsid w:val="00237389"/>
    <w:rsid w:val="00240FC5"/>
    <w:rsid w:val="00244525"/>
    <w:rsid w:val="002452F7"/>
    <w:rsid w:val="00246848"/>
    <w:rsid w:val="0025102B"/>
    <w:rsid w:val="0026279E"/>
    <w:rsid w:val="00273DB7"/>
    <w:rsid w:val="0027508F"/>
    <w:rsid w:val="0028764B"/>
    <w:rsid w:val="00290DF9"/>
    <w:rsid w:val="00297C7C"/>
    <w:rsid w:val="002A08DD"/>
    <w:rsid w:val="002B02D0"/>
    <w:rsid w:val="002B6F0C"/>
    <w:rsid w:val="002C200C"/>
    <w:rsid w:val="002D05F8"/>
    <w:rsid w:val="002D0EA5"/>
    <w:rsid w:val="002D2052"/>
    <w:rsid w:val="002E1010"/>
    <w:rsid w:val="002F33B6"/>
    <w:rsid w:val="002F698C"/>
    <w:rsid w:val="002F789F"/>
    <w:rsid w:val="00307D2A"/>
    <w:rsid w:val="00320977"/>
    <w:rsid w:val="00321719"/>
    <w:rsid w:val="00321ED0"/>
    <w:rsid w:val="00324310"/>
    <w:rsid w:val="0033264A"/>
    <w:rsid w:val="003334C8"/>
    <w:rsid w:val="00340827"/>
    <w:rsid w:val="00342501"/>
    <w:rsid w:val="00343760"/>
    <w:rsid w:val="00346D82"/>
    <w:rsid w:val="003523C1"/>
    <w:rsid w:val="0035489D"/>
    <w:rsid w:val="00357F3B"/>
    <w:rsid w:val="00360F15"/>
    <w:rsid w:val="00366B34"/>
    <w:rsid w:val="003723C9"/>
    <w:rsid w:val="00374F9A"/>
    <w:rsid w:val="00376F2C"/>
    <w:rsid w:val="00377FF1"/>
    <w:rsid w:val="003843CC"/>
    <w:rsid w:val="003968DC"/>
    <w:rsid w:val="003A09BD"/>
    <w:rsid w:val="003A2860"/>
    <w:rsid w:val="003B0583"/>
    <w:rsid w:val="003D265C"/>
    <w:rsid w:val="003D6BD5"/>
    <w:rsid w:val="003E54FF"/>
    <w:rsid w:val="003E7133"/>
    <w:rsid w:val="00403245"/>
    <w:rsid w:val="004120E5"/>
    <w:rsid w:val="00413697"/>
    <w:rsid w:val="00423044"/>
    <w:rsid w:val="004243DE"/>
    <w:rsid w:val="004256B7"/>
    <w:rsid w:val="0042734D"/>
    <w:rsid w:val="004279BF"/>
    <w:rsid w:val="004279C1"/>
    <w:rsid w:val="00433FC7"/>
    <w:rsid w:val="004405F3"/>
    <w:rsid w:val="00450DA8"/>
    <w:rsid w:val="00453F91"/>
    <w:rsid w:val="00463DAB"/>
    <w:rsid w:val="0046597C"/>
    <w:rsid w:val="004730FE"/>
    <w:rsid w:val="00474FE5"/>
    <w:rsid w:val="00477E24"/>
    <w:rsid w:val="0048011C"/>
    <w:rsid w:val="0048587B"/>
    <w:rsid w:val="004A47F3"/>
    <w:rsid w:val="004A61C3"/>
    <w:rsid w:val="004B08BE"/>
    <w:rsid w:val="004C06C2"/>
    <w:rsid w:val="004C67CA"/>
    <w:rsid w:val="004D078F"/>
    <w:rsid w:val="004D40C2"/>
    <w:rsid w:val="004D6D22"/>
    <w:rsid w:val="004D7B1D"/>
    <w:rsid w:val="004E2DC0"/>
    <w:rsid w:val="004E3533"/>
    <w:rsid w:val="004E4D52"/>
    <w:rsid w:val="004F280C"/>
    <w:rsid w:val="004F34EA"/>
    <w:rsid w:val="00500324"/>
    <w:rsid w:val="00512BB1"/>
    <w:rsid w:val="005137EF"/>
    <w:rsid w:val="00516C18"/>
    <w:rsid w:val="00524F1B"/>
    <w:rsid w:val="0053124E"/>
    <w:rsid w:val="005323E1"/>
    <w:rsid w:val="005340D9"/>
    <w:rsid w:val="005371B6"/>
    <w:rsid w:val="00537B2E"/>
    <w:rsid w:val="00544182"/>
    <w:rsid w:val="00545BB2"/>
    <w:rsid w:val="0056106D"/>
    <w:rsid w:val="005717A7"/>
    <w:rsid w:val="00581926"/>
    <w:rsid w:val="00581A91"/>
    <w:rsid w:val="005919AD"/>
    <w:rsid w:val="00591FEE"/>
    <w:rsid w:val="00592A1F"/>
    <w:rsid w:val="005A0067"/>
    <w:rsid w:val="005A0FD7"/>
    <w:rsid w:val="005A3CF4"/>
    <w:rsid w:val="005A5387"/>
    <w:rsid w:val="005A76C4"/>
    <w:rsid w:val="005C765B"/>
    <w:rsid w:val="005E368C"/>
    <w:rsid w:val="005F2465"/>
    <w:rsid w:val="005F3E77"/>
    <w:rsid w:val="00601A85"/>
    <w:rsid w:val="006032F2"/>
    <w:rsid w:val="00610C66"/>
    <w:rsid w:val="00613335"/>
    <w:rsid w:val="006138B4"/>
    <w:rsid w:val="006159FA"/>
    <w:rsid w:val="00622075"/>
    <w:rsid w:val="0062732A"/>
    <w:rsid w:val="00627B7B"/>
    <w:rsid w:val="00642E13"/>
    <w:rsid w:val="00650DAA"/>
    <w:rsid w:val="006534CF"/>
    <w:rsid w:val="006544E9"/>
    <w:rsid w:val="006617A8"/>
    <w:rsid w:val="0066312C"/>
    <w:rsid w:val="00680A24"/>
    <w:rsid w:val="00695556"/>
    <w:rsid w:val="00697809"/>
    <w:rsid w:val="006A3876"/>
    <w:rsid w:val="006B0C0F"/>
    <w:rsid w:val="006B21BC"/>
    <w:rsid w:val="006B2229"/>
    <w:rsid w:val="006B5819"/>
    <w:rsid w:val="006B5D3C"/>
    <w:rsid w:val="006C0D2D"/>
    <w:rsid w:val="006C14E7"/>
    <w:rsid w:val="006C3FB7"/>
    <w:rsid w:val="006C425B"/>
    <w:rsid w:val="006C5418"/>
    <w:rsid w:val="006C682D"/>
    <w:rsid w:val="006D267A"/>
    <w:rsid w:val="006E3EAE"/>
    <w:rsid w:val="006E49D5"/>
    <w:rsid w:val="006E5C5D"/>
    <w:rsid w:val="006F219D"/>
    <w:rsid w:val="006F240E"/>
    <w:rsid w:val="00702903"/>
    <w:rsid w:val="007058EA"/>
    <w:rsid w:val="0071270D"/>
    <w:rsid w:val="007143ED"/>
    <w:rsid w:val="00721BCB"/>
    <w:rsid w:val="00727BDC"/>
    <w:rsid w:val="00730533"/>
    <w:rsid w:val="00734A1A"/>
    <w:rsid w:val="00734B05"/>
    <w:rsid w:val="00735527"/>
    <w:rsid w:val="0073698D"/>
    <w:rsid w:val="00761F09"/>
    <w:rsid w:val="0076713B"/>
    <w:rsid w:val="00776338"/>
    <w:rsid w:val="00782B75"/>
    <w:rsid w:val="0079140A"/>
    <w:rsid w:val="00793728"/>
    <w:rsid w:val="007951A1"/>
    <w:rsid w:val="007958AB"/>
    <w:rsid w:val="007A2D15"/>
    <w:rsid w:val="007A35B3"/>
    <w:rsid w:val="007A7CCF"/>
    <w:rsid w:val="007B26B0"/>
    <w:rsid w:val="007B4234"/>
    <w:rsid w:val="007B4B0C"/>
    <w:rsid w:val="007C4883"/>
    <w:rsid w:val="007C7260"/>
    <w:rsid w:val="007D2A88"/>
    <w:rsid w:val="007D3DE1"/>
    <w:rsid w:val="007D3EF0"/>
    <w:rsid w:val="007D4409"/>
    <w:rsid w:val="007D53C0"/>
    <w:rsid w:val="007E2074"/>
    <w:rsid w:val="007E5F12"/>
    <w:rsid w:val="007E7B37"/>
    <w:rsid w:val="007F4E05"/>
    <w:rsid w:val="00806B3F"/>
    <w:rsid w:val="00812174"/>
    <w:rsid w:val="00813809"/>
    <w:rsid w:val="0081605D"/>
    <w:rsid w:val="00820602"/>
    <w:rsid w:val="008278B5"/>
    <w:rsid w:val="00845D46"/>
    <w:rsid w:val="00846AD0"/>
    <w:rsid w:val="00854594"/>
    <w:rsid w:val="008576A2"/>
    <w:rsid w:val="00860295"/>
    <w:rsid w:val="0086062A"/>
    <w:rsid w:val="00867E7D"/>
    <w:rsid w:val="00876EE7"/>
    <w:rsid w:val="00885127"/>
    <w:rsid w:val="00886F48"/>
    <w:rsid w:val="00890392"/>
    <w:rsid w:val="00890E2C"/>
    <w:rsid w:val="00892633"/>
    <w:rsid w:val="00896C82"/>
    <w:rsid w:val="008B4253"/>
    <w:rsid w:val="008C0036"/>
    <w:rsid w:val="008C290F"/>
    <w:rsid w:val="008C38B9"/>
    <w:rsid w:val="008D3023"/>
    <w:rsid w:val="008E1E52"/>
    <w:rsid w:val="008E1EC3"/>
    <w:rsid w:val="008E57C1"/>
    <w:rsid w:val="008E6282"/>
    <w:rsid w:val="008F15F1"/>
    <w:rsid w:val="008F1F1F"/>
    <w:rsid w:val="008F233C"/>
    <w:rsid w:val="008F5D4E"/>
    <w:rsid w:val="00900A1A"/>
    <w:rsid w:val="009014F4"/>
    <w:rsid w:val="0090242D"/>
    <w:rsid w:val="00920845"/>
    <w:rsid w:val="00921625"/>
    <w:rsid w:val="0092229B"/>
    <w:rsid w:val="009248F3"/>
    <w:rsid w:val="009250E8"/>
    <w:rsid w:val="00933E03"/>
    <w:rsid w:val="0093403A"/>
    <w:rsid w:val="009418CF"/>
    <w:rsid w:val="00943723"/>
    <w:rsid w:val="00952AE9"/>
    <w:rsid w:val="00954E3C"/>
    <w:rsid w:val="00960DF4"/>
    <w:rsid w:val="00961A0D"/>
    <w:rsid w:val="00964516"/>
    <w:rsid w:val="00967AA8"/>
    <w:rsid w:val="00975D73"/>
    <w:rsid w:val="00980983"/>
    <w:rsid w:val="009817A5"/>
    <w:rsid w:val="009839F0"/>
    <w:rsid w:val="00992FA4"/>
    <w:rsid w:val="009A51BC"/>
    <w:rsid w:val="009C6403"/>
    <w:rsid w:val="009C6480"/>
    <w:rsid w:val="009D2E9A"/>
    <w:rsid w:val="009E1A8D"/>
    <w:rsid w:val="009E34BF"/>
    <w:rsid w:val="009F0B3C"/>
    <w:rsid w:val="00A03817"/>
    <w:rsid w:val="00A04FFD"/>
    <w:rsid w:val="00A053B8"/>
    <w:rsid w:val="00A14AFA"/>
    <w:rsid w:val="00A27F68"/>
    <w:rsid w:val="00A31FB7"/>
    <w:rsid w:val="00A41C32"/>
    <w:rsid w:val="00A438CF"/>
    <w:rsid w:val="00A45499"/>
    <w:rsid w:val="00A47DA0"/>
    <w:rsid w:val="00A54E42"/>
    <w:rsid w:val="00A70E62"/>
    <w:rsid w:val="00A71039"/>
    <w:rsid w:val="00A736E8"/>
    <w:rsid w:val="00A828C5"/>
    <w:rsid w:val="00A82EC0"/>
    <w:rsid w:val="00A834EA"/>
    <w:rsid w:val="00A8610F"/>
    <w:rsid w:val="00A866B9"/>
    <w:rsid w:val="00A941B9"/>
    <w:rsid w:val="00A96F0F"/>
    <w:rsid w:val="00AA3623"/>
    <w:rsid w:val="00AC7393"/>
    <w:rsid w:val="00AD42E2"/>
    <w:rsid w:val="00AD7788"/>
    <w:rsid w:val="00AE12F2"/>
    <w:rsid w:val="00AE19E6"/>
    <w:rsid w:val="00AE3BDF"/>
    <w:rsid w:val="00AE57FB"/>
    <w:rsid w:val="00B00555"/>
    <w:rsid w:val="00B04C4E"/>
    <w:rsid w:val="00B058CE"/>
    <w:rsid w:val="00B13F41"/>
    <w:rsid w:val="00B23ADC"/>
    <w:rsid w:val="00B36674"/>
    <w:rsid w:val="00B372FB"/>
    <w:rsid w:val="00B41E04"/>
    <w:rsid w:val="00B432C0"/>
    <w:rsid w:val="00B43731"/>
    <w:rsid w:val="00B55897"/>
    <w:rsid w:val="00B55945"/>
    <w:rsid w:val="00B55D5B"/>
    <w:rsid w:val="00B56070"/>
    <w:rsid w:val="00B620B0"/>
    <w:rsid w:val="00B6690B"/>
    <w:rsid w:val="00B71C68"/>
    <w:rsid w:val="00B75189"/>
    <w:rsid w:val="00B7626E"/>
    <w:rsid w:val="00B83409"/>
    <w:rsid w:val="00B864A2"/>
    <w:rsid w:val="00B912DA"/>
    <w:rsid w:val="00BA1ACA"/>
    <w:rsid w:val="00BC3EF9"/>
    <w:rsid w:val="00BC638E"/>
    <w:rsid w:val="00BD1DA0"/>
    <w:rsid w:val="00BD304E"/>
    <w:rsid w:val="00BD32A9"/>
    <w:rsid w:val="00BD4C07"/>
    <w:rsid w:val="00BE5DD3"/>
    <w:rsid w:val="00BF7F75"/>
    <w:rsid w:val="00C038C5"/>
    <w:rsid w:val="00C10FD4"/>
    <w:rsid w:val="00C156A4"/>
    <w:rsid w:val="00C21960"/>
    <w:rsid w:val="00C27D25"/>
    <w:rsid w:val="00C507F8"/>
    <w:rsid w:val="00C60ACF"/>
    <w:rsid w:val="00C758BF"/>
    <w:rsid w:val="00C75A7B"/>
    <w:rsid w:val="00C834A9"/>
    <w:rsid w:val="00C9060F"/>
    <w:rsid w:val="00C9542C"/>
    <w:rsid w:val="00CA627B"/>
    <w:rsid w:val="00CC3279"/>
    <w:rsid w:val="00CC5195"/>
    <w:rsid w:val="00CD12CE"/>
    <w:rsid w:val="00CF21C5"/>
    <w:rsid w:val="00CF6BB9"/>
    <w:rsid w:val="00D04E6B"/>
    <w:rsid w:val="00D10071"/>
    <w:rsid w:val="00D1684D"/>
    <w:rsid w:val="00D22A0A"/>
    <w:rsid w:val="00D23E0B"/>
    <w:rsid w:val="00D24E70"/>
    <w:rsid w:val="00D2678F"/>
    <w:rsid w:val="00D30104"/>
    <w:rsid w:val="00D30F3C"/>
    <w:rsid w:val="00D32996"/>
    <w:rsid w:val="00D353AF"/>
    <w:rsid w:val="00D37F41"/>
    <w:rsid w:val="00D62B7F"/>
    <w:rsid w:val="00D67A0C"/>
    <w:rsid w:val="00D70FE3"/>
    <w:rsid w:val="00D7615E"/>
    <w:rsid w:val="00D76DBF"/>
    <w:rsid w:val="00D8092C"/>
    <w:rsid w:val="00D81287"/>
    <w:rsid w:val="00D81ACA"/>
    <w:rsid w:val="00D81E2F"/>
    <w:rsid w:val="00D82B6B"/>
    <w:rsid w:val="00D86FC3"/>
    <w:rsid w:val="00D92800"/>
    <w:rsid w:val="00D9322D"/>
    <w:rsid w:val="00D95FEE"/>
    <w:rsid w:val="00D966F1"/>
    <w:rsid w:val="00DB12EE"/>
    <w:rsid w:val="00DB25D1"/>
    <w:rsid w:val="00DB3867"/>
    <w:rsid w:val="00DB3A10"/>
    <w:rsid w:val="00DB476E"/>
    <w:rsid w:val="00DC2D6D"/>
    <w:rsid w:val="00DC7D19"/>
    <w:rsid w:val="00DE17C7"/>
    <w:rsid w:val="00DE5C6A"/>
    <w:rsid w:val="00DF0C2B"/>
    <w:rsid w:val="00DF2177"/>
    <w:rsid w:val="00E03DD7"/>
    <w:rsid w:val="00E123A2"/>
    <w:rsid w:val="00E131F8"/>
    <w:rsid w:val="00E1763B"/>
    <w:rsid w:val="00E23782"/>
    <w:rsid w:val="00E44080"/>
    <w:rsid w:val="00E52E5D"/>
    <w:rsid w:val="00E624B9"/>
    <w:rsid w:val="00E6583E"/>
    <w:rsid w:val="00E6688A"/>
    <w:rsid w:val="00E67A80"/>
    <w:rsid w:val="00E74BA6"/>
    <w:rsid w:val="00E80062"/>
    <w:rsid w:val="00E862A9"/>
    <w:rsid w:val="00E87C55"/>
    <w:rsid w:val="00E95DFF"/>
    <w:rsid w:val="00EA302D"/>
    <w:rsid w:val="00EA41B8"/>
    <w:rsid w:val="00EA5AAC"/>
    <w:rsid w:val="00EA704D"/>
    <w:rsid w:val="00EB2DF3"/>
    <w:rsid w:val="00EB4963"/>
    <w:rsid w:val="00ED09C0"/>
    <w:rsid w:val="00ED3097"/>
    <w:rsid w:val="00ED6C0F"/>
    <w:rsid w:val="00EE0D4B"/>
    <w:rsid w:val="00EE6911"/>
    <w:rsid w:val="00EF7438"/>
    <w:rsid w:val="00F0050D"/>
    <w:rsid w:val="00F157C0"/>
    <w:rsid w:val="00F20127"/>
    <w:rsid w:val="00F216A6"/>
    <w:rsid w:val="00F21ED7"/>
    <w:rsid w:val="00F22BA2"/>
    <w:rsid w:val="00F41894"/>
    <w:rsid w:val="00F4512C"/>
    <w:rsid w:val="00F47E0F"/>
    <w:rsid w:val="00F50DE4"/>
    <w:rsid w:val="00F56BB1"/>
    <w:rsid w:val="00F73012"/>
    <w:rsid w:val="00F81F7F"/>
    <w:rsid w:val="00F822F0"/>
    <w:rsid w:val="00F95798"/>
    <w:rsid w:val="00FA21C1"/>
    <w:rsid w:val="00FA35AE"/>
    <w:rsid w:val="00FA4CC8"/>
    <w:rsid w:val="00FA5532"/>
    <w:rsid w:val="00FB08BD"/>
    <w:rsid w:val="00FB0B02"/>
    <w:rsid w:val="00FC6370"/>
    <w:rsid w:val="00FD3E10"/>
    <w:rsid w:val="00FF1151"/>
    <w:rsid w:val="00FF40AE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AB0AC5"/>
  <w15:docId w15:val="{2548D1A8-1804-4882-A6B7-33C5FB469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6597C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rsid w:val="004659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18</Pages>
  <Words>766</Words>
  <Characters>4369</Characters>
  <Application>Microsoft Office Word</Application>
  <DocSecurity>0</DocSecurity>
  <Lines>36</Lines>
  <Paragraphs>10</Paragraphs>
  <ScaleCrop>false</ScaleCrop>
  <Company>微软中国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Tony</cp:lastModifiedBy>
  <cp:revision>417</cp:revision>
  <cp:lastPrinted>2014-03-22T07:24:00Z</cp:lastPrinted>
  <dcterms:created xsi:type="dcterms:W3CDTF">2014-02-26T06:16:00Z</dcterms:created>
  <dcterms:modified xsi:type="dcterms:W3CDTF">2023-09-26T10:56:00Z</dcterms:modified>
</cp:coreProperties>
</file>